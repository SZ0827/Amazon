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44"/>
        </w:rPr>
      </w:pPr>
      <w:r>
        <w:rPr>
          <w:rFonts w:hint="eastAsia" w:ascii="宋体" w:hAnsi="宋体" w:eastAsia="宋体" w:cs="宋体"/>
          <w:b/>
          <w:sz w:val="44"/>
          <w:lang w:val="en-US" w:eastAsia="zh-CN"/>
        </w:rPr>
        <w:t>亚马逊</w:t>
      </w:r>
      <w:r>
        <w:rPr>
          <w:rFonts w:hint="eastAsia" w:ascii="宋体" w:hAnsi="宋体" w:eastAsia="宋体" w:cs="宋体"/>
          <w:b/>
          <w:sz w:val="44"/>
        </w:rPr>
        <w:t>店铺</w:t>
      </w:r>
      <w:r>
        <w:rPr>
          <w:rFonts w:hint="eastAsia" w:ascii="宋体" w:hAnsi="宋体" w:eastAsia="宋体" w:cs="宋体"/>
          <w:b/>
          <w:sz w:val="44"/>
          <w:lang w:val="en-US" w:eastAsia="zh-Hans"/>
        </w:rPr>
        <w:t>租赁</w:t>
      </w:r>
      <w:r>
        <w:rPr>
          <w:rFonts w:hint="eastAsia" w:ascii="宋体" w:hAnsi="宋体" w:eastAsia="宋体" w:cs="宋体"/>
          <w:b/>
          <w:sz w:val="44"/>
        </w:rPr>
        <w:t>协议</w:t>
      </w:r>
    </w:p>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sz w:val="44"/>
        </w:rPr>
      </w:pP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eastAsia" w:ascii="宋体" w:hAnsi="宋体" w:eastAsia="宋体" w:cs="宋体"/>
          <w:b/>
          <w:sz w:val="24"/>
          <w:szCs w:val="24"/>
        </w:rPr>
      </w:pPr>
      <w:r>
        <w:rPr>
          <w:rFonts w:hint="eastAsia" w:ascii="宋体" w:hAnsi="宋体" w:eastAsia="宋体" w:cs="宋体"/>
          <w:b/>
          <w:sz w:val="24"/>
          <w:szCs w:val="24"/>
        </w:rPr>
        <w:t>甲方</w:t>
      </w:r>
      <w:r>
        <w:rPr>
          <w:rFonts w:hint="eastAsia" w:ascii="宋体" w:hAnsi="宋体" w:eastAsia="宋体" w:cs="宋体"/>
          <w:b/>
          <w:sz w:val="24"/>
          <w:szCs w:val="24"/>
          <w:lang w:eastAsia="zh-CN"/>
        </w:rPr>
        <w:t>（</w:t>
      </w:r>
      <w:r>
        <w:rPr>
          <w:rFonts w:hint="eastAsia" w:ascii="宋体" w:hAnsi="宋体" w:eastAsia="宋体" w:cs="宋体"/>
          <w:b/>
          <w:sz w:val="24"/>
          <w:szCs w:val="24"/>
          <w:lang w:val="en-US" w:eastAsia="zh-Hans"/>
        </w:rPr>
        <w:t>出租方</w:t>
      </w:r>
      <w:r>
        <w:rPr>
          <w:rFonts w:hint="eastAsia" w:ascii="宋体" w:hAnsi="宋体" w:eastAsia="宋体" w:cs="宋体"/>
          <w:b/>
          <w:sz w:val="24"/>
          <w:szCs w:val="24"/>
          <w:lang w:val="en-US" w:eastAsia="zh-CN"/>
        </w:rPr>
        <w:t>/授权代理方</w:t>
      </w:r>
      <w:r>
        <w:rPr>
          <w:rFonts w:hint="eastAsia" w:ascii="宋体" w:hAnsi="宋体" w:eastAsia="宋体" w:cs="宋体"/>
          <w:b/>
          <w:sz w:val="24"/>
          <w:szCs w:val="24"/>
          <w:lang w:eastAsia="zh-CN"/>
        </w:rPr>
        <w:t>）</w:t>
      </w:r>
      <w:r>
        <w:rPr>
          <w:rFonts w:hint="eastAsia" w:ascii="宋体" w:hAnsi="宋体" w:eastAsia="宋体" w:cs="宋体"/>
          <w:b/>
          <w:sz w:val="24"/>
          <w:szCs w:val="24"/>
        </w:rPr>
        <w:t>：</w:t>
      </w: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法定代表人</w:t>
      </w:r>
      <w:r>
        <w:rPr>
          <w:rFonts w:hint="eastAsia" w:ascii="宋体" w:hAnsi="宋体" w:eastAsia="宋体" w:cs="宋体"/>
          <w:b/>
          <w:sz w:val="24"/>
          <w:szCs w:val="24"/>
        </w:rPr>
        <w:t>：   </w:t>
      </w:r>
      <w:r>
        <w:rPr>
          <w:rFonts w:hint="eastAsia" w:ascii="宋体" w:hAnsi="宋体" w:eastAsia="宋体" w:cs="宋体"/>
          <w:b/>
          <w:sz w:val="24"/>
          <w:szCs w:val="24"/>
          <w:lang w:val="en-US" w:eastAsia="zh-CN"/>
        </w:rPr>
        <w:t xml:space="preserve">     </w:t>
      </w: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eastAsia" w:ascii="宋体" w:hAnsi="宋体" w:eastAsia="宋体" w:cs="宋体"/>
          <w:b/>
          <w:sz w:val="24"/>
          <w:szCs w:val="24"/>
        </w:rPr>
      </w:pPr>
      <w:r>
        <w:rPr>
          <w:rFonts w:hint="eastAsia" w:ascii="宋体" w:hAnsi="宋体" w:eastAsia="宋体" w:cs="宋体"/>
          <w:b/>
          <w:sz w:val="24"/>
          <w:szCs w:val="24"/>
          <w:lang w:val="en-US" w:eastAsia="zh-CN"/>
        </w:rPr>
        <w:t>地址：</w:t>
      </w:r>
      <w:r>
        <w:rPr>
          <w:rFonts w:hint="eastAsia" w:ascii="宋体" w:hAnsi="宋体" w:eastAsia="宋体" w:cs="宋体"/>
          <w:b/>
          <w:sz w:val="24"/>
          <w:szCs w:val="24"/>
        </w:rPr>
        <w:t xml:space="preserve"> </w:t>
      </w: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eastAsia" w:ascii="宋体" w:hAnsi="宋体" w:eastAsia="宋体" w:cs="宋体"/>
          <w:b/>
          <w:sz w:val="24"/>
          <w:szCs w:val="24"/>
        </w:rPr>
      </w:pPr>
      <w:r>
        <w:rPr>
          <w:rFonts w:hint="eastAsia" w:ascii="宋体" w:hAnsi="宋体" w:eastAsia="宋体" w:cs="宋体"/>
          <w:b/>
          <w:sz w:val="24"/>
          <w:szCs w:val="24"/>
        </w:rPr>
        <w:t>电话</w:t>
      </w:r>
      <w:r>
        <w:rPr>
          <w:rFonts w:hint="default" w:ascii="宋体" w:hAnsi="宋体" w:eastAsia="宋体" w:cs="宋体"/>
          <w:b/>
          <w:sz w:val="24"/>
          <w:szCs w:val="24"/>
        </w:rPr>
        <w:t>/</w:t>
      </w:r>
      <w:r>
        <w:rPr>
          <w:rFonts w:hint="eastAsia" w:ascii="宋体" w:hAnsi="宋体" w:eastAsia="宋体" w:cs="宋体"/>
          <w:b/>
          <w:sz w:val="24"/>
          <w:szCs w:val="24"/>
          <w:lang w:val="en-US" w:eastAsia="zh-Hans"/>
        </w:rPr>
        <w:t>电子邮箱</w:t>
      </w:r>
      <w:r>
        <w:rPr>
          <w:rFonts w:hint="default" w:ascii="宋体" w:hAnsi="宋体" w:eastAsia="宋体" w:cs="宋体"/>
          <w:b/>
          <w:sz w:val="24"/>
          <w:szCs w:val="24"/>
          <w:lang w:eastAsia="zh-Hans"/>
        </w:rPr>
        <w:t>/</w:t>
      </w:r>
      <w:r>
        <w:rPr>
          <w:rFonts w:hint="eastAsia" w:ascii="宋体" w:hAnsi="宋体" w:eastAsia="宋体" w:cs="宋体"/>
          <w:b/>
          <w:sz w:val="24"/>
          <w:szCs w:val="24"/>
          <w:lang w:val="en-US" w:eastAsia="zh-Hans"/>
        </w:rPr>
        <w:t>微信号</w:t>
      </w:r>
      <w:r>
        <w:rPr>
          <w:rFonts w:hint="eastAsia" w:ascii="宋体" w:hAnsi="宋体" w:eastAsia="宋体" w:cs="宋体"/>
          <w:b/>
          <w:sz w:val="24"/>
          <w:szCs w:val="24"/>
        </w:rPr>
        <w:t>：</w:t>
      </w: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eastAsia" w:ascii="宋体" w:hAnsi="宋体" w:eastAsia="宋体" w:cs="宋体"/>
          <w:b/>
          <w:sz w:val="24"/>
          <w:szCs w:val="24"/>
        </w:rPr>
      </w:pP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default" w:ascii="宋体" w:hAnsi="宋体" w:eastAsia="宋体" w:cs="宋体"/>
          <w:b/>
          <w:sz w:val="24"/>
          <w:szCs w:val="24"/>
          <w:lang w:val="en-US" w:eastAsia="zh-CN"/>
        </w:rPr>
      </w:pPr>
      <w:r>
        <w:rPr>
          <w:rFonts w:hint="eastAsia" w:ascii="宋体" w:hAnsi="宋体" w:eastAsia="宋体" w:cs="宋体"/>
          <w:b/>
          <w:sz w:val="24"/>
          <w:szCs w:val="24"/>
        </w:rPr>
        <w:t>乙方</w:t>
      </w:r>
      <w:r>
        <w:rPr>
          <w:rFonts w:hint="eastAsia" w:ascii="宋体" w:hAnsi="宋体" w:eastAsia="宋体" w:cs="宋体"/>
          <w:b/>
          <w:sz w:val="24"/>
          <w:szCs w:val="24"/>
          <w:lang w:eastAsia="zh-CN"/>
        </w:rPr>
        <w:t>（</w:t>
      </w:r>
      <w:r>
        <w:rPr>
          <w:rFonts w:hint="eastAsia" w:ascii="宋体" w:hAnsi="宋体" w:eastAsia="宋体" w:cs="宋体"/>
          <w:b/>
          <w:sz w:val="24"/>
          <w:szCs w:val="24"/>
          <w:lang w:val="en-US" w:eastAsia="zh-Hans"/>
        </w:rPr>
        <w:t>承租</w:t>
      </w:r>
      <w:r>
        <w:rPr>
          <w:rFonts w:hint="eastAsia" w:ascii="宋体" w:hAnsi="宋体" w:eastAsia="宋体" w:cs="宋体"/>
          <w:b/>
          <w:sz w:val="24"/>
          <w:szCs w:val="24"/>
          <w:lang w:val="en-US" w:eastAsia="zh-CN"/>
        </w:rPr>
        <w:t>方</w:t>
      </w:r>
      <w:r>
        <w:rPr>
          <w:rFonts w:hint="eastAsia" w:ascii="宋体" w:hAnsi="宋体" w:eastAsia="宋体" w:cs="宋体"/>
          <w:b/>
          <w:sz w:val="24"/>
          <w:szCs w:val="24"/>
          <w:lang w:eastAsia="zh-CN"/>
        </w:rPr>
        <w:t>）</w:t>
      </w:r>
      <w:r>
        <w:rPr>
          <w:rFonts w:hint="eastAsia" w:ascii="宋体" w:hAnsi="宋体" w:eastAsia="宋体" w:cs="宋体"/>
          <w:b/>
          <w:sz w:val="24"/>
          <w:szCs w:val="24"/>
        </w:rPr>
        <w:t xml:space="preserve">： </w:t>
      </w: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eastAsia" w:ascii="宋体" w:hAnsi="宋体" w:eastAsia="宋体" w:cs="宋体"/>
          <w:b/>
          <w:sz w:val="24"/>
          <w:szCs w:val="24"/>
        </w:rPr>
      </w:pPr>
      <w:r>
        <w:rPr>
          <w:rFonts w:hint="eastAsia" w:ascii="宋体" w:hAnsi="宋体" w:eastAsia="宋体" w:cs="宋体"/>
          <w:b/>
          <w:sz w:val="24"/>
          <w:szCs w:val="24"/>
          <w:lang w:val="en-US" w:eastAsia="zh-CN"/>
        </w:rPr>
        <w:t>法定代表人</w:t>
      </w:r>
      <w:r>
        <w:rPr>
          <w:rFonts w:hint="eastAsia" w:ascii="宋体" w:hAnsi="宋体" w:eastAsia="宋体" w:cs="宋体"/>
          <w:b/>
          <w:sz w:val="24"/>
          <w:szCs w:val="24"/>
        </w:rPr>
        <w:t>：           </w:t>
      </w: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地址：</w:t>
      </w:r>
    </w:p>
    <w:p>
      <w:pPr>
        <w:pStyle w:val="5"/>
        <w:keepNext w:val="0"/>
        <w:pageBreakBefore w:val="0"/>
        <w:widowControl w:val="0"/>
        <w:kinsoku/>
        <w:wordWrap/>
        <w:overflowPunct/>
        <w:topLinePunct w:val="0"/>
        <w:autoSpaceDE/>
        <w:autoSpaceDN/>
        <w:bidi w:val="0"/>
        <w:adjustRightInd/>
        <w:snapToGrid/>
        <w:spacing w:before="30" w:line="360" w:lineRule="auto"/>
        <w:textAlignment w:val="auto"/>
        <w:rPr>
          <w:rFonts w:hint="default" w:ascii="宋体" w:hAnsi="宋体" w:eastAsia="宋体" w:cs="宋体"/>
          <w:b/>
          <w:sz w:val="24"/>
          <w:szCs w:val="24"/>
          <w:lang w:val="en-US" w:eastAsia="zh-CN"/>
        </w:rPr>
      </w:pPr>
      <w:r>
        <w:rPr>
          <w:rFonts w:hint="eastAsia" w:ascii="宋体" w:hAnsi="宋体" w:eastAsia="宋体" w:cs="宋体"/>
          <w:b/>
          <w:sz w:val="24"/>
          <w:szCs w:val="24"/>
        </w:rPr>
        <w:t xml:space="preserve">电话： </w:t>
      </w:r>
    </w:p>
    <w:p>
      <w:pPr>
        <w:keepNext w:val="0"/>
        <w:pageBreakBefore w:val="0"/>
        <w:widowControl w:val="0"/>
        <w:kinsoku/>
        <w:wordWrap/>
        <w:overflowPunct/>
        <w:topLinePunct w:val="0"/>
        <w:autoSpaceDE/>
        <w:autoSpaceDN/>
        <w:bidi w:val="0"/>
        <w:adjustRightInd/>
        <w:snapToGrid/>
        <w:spacing w:line="360" w:lineRule="auto"/>
        <w:ind w:firstLine="482" w:firstLineChars="200"/>
        <w:jc w:val="both"/>
        <w:textAlignment w:val="auto"/>
        <w:rPr>
          <w:rFonts w:hint="eastAsia" w:ascii="宋体" w:hAnsi="宋体" w:eastAsia="宋体" w:cs="宋体"/>
          <w:b/>
          <w:sz w:val="24"/>
          <w:szCs w:val="24"/>
        </w:rPr>
      </w:pP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sz w:val="24"/>
          <w:szCs w:val="24"/>
          <w:lang w:val="en-US" w:eastAsia="zh-Hans"/>
        </w:rPr>
      </w:pPr>
      <w:r>
        <w:rPr>
          <w:rFonts w:hint="eastAsia" w:ascii="宋体" w:hAnsi="宋体" w:eastAsia="宋体" w:cs="宋体"/>
          <w:b w:val="0"/>
          <w:bCs/>
          <w:sz w:val="24"/>
          <w:szCs w:val="24"/>
          <w:lang w:val="en-US" w:eastAsia="zh-Hans"/>
        </w:rPr>
        <w:t>鉴于：</w:t>
      </w:r>
    </w:p>
    <w:p>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360" w:lineRule="auto"/>
        <w:ind w:firstLine="480" w:firstLineChars="200"/>
        <w:jc w:val="both"/>
        <w:textAlignment w:val="auto"/>
        <w:rPr>
          <w:rFonts w:hint="eastAsia" w:ascii="宋体" w:hAnsi="宋体" w:eastAsia="宋体" w:cs="宋体"/>
          <w:b w:val="0"/>
          <w:bCs/>
          <w:sz w:val="24"/>
          <w:szCs w:val="24"/>
          <w:lang w:val="en-US" w:eastAsia="zh-Hans"/>
        </w:rPr>
      </w:pPr>
      <w:r>
        <w:rPr>
          <w:rFonts w:hint="default" w:ascii="宋体" w:hAnsi="宋体" w:eastAsia="宋体" w:cs="宋体"/>
          <w:b w:val="0"/>
          <w:bCs/>
          <w:sz w:val="24"/>
          <w:szCs w:val="24"/>
        </w:rPr>
        <w:t>1.</w:t>
      </w:r>
      <w:r>
        <w:rPr>
          <w:rFonts w:hint="eastAsia" w:ascii="宋体" w:hAnsi="宋体" w:eastAsia="宋体" w:cs="宋体"/>
          <w:b w:val="0"/>
          <w:bCs/>
          <w:sz w:val="24"/>
          <w:szCs w:val="24"/>
        </w:rPr>
        <w:t>甲</w:t>
      </w:r>
      <w:r>
        <w:rPr>
          <w:rFonts w:hint="eastAsia" w:ascii="宋体" w:hAnsi="宋体" w:eastAsia="宋体" w:cs="宋体"/>
          <w:b w:val="0"/>
          <w:bCs/>
          <w:sz w:val="24"/>
          <w:szCs w:val="24"/>
          <w:lang w:val="en-US" w:eastAsia="zh-CN"/>
        </w:rPr>
        <w:t>方系</w:t>
      </w:r>
      <w:r>
        <w:rPr>
          <w:rFonts w:hint="eastAsia" w:ascii="宋体" w:hAnsi="宋体" w:eastAsia="宋体" w:cs="宋体"/>
          <w:b w:val="0"/>
          <w:bCs/>
          <w:sz w:val="24"/>
          <w:szCs w:val="24"/>
          <w:u w:val="single"/>
          <w:lang w:val="en-US" w:eastAsia="zh-CN"/>
        </w:rPr>
        <w:t xml:space="preserve">   附件1     </w:t>
      </w:r>
      <w:r>
        <w:rPr>
          <w:rFonts w:hint="eastAsia" w:ascii="宋体" w:hAnsi="宋体" w:eastAsia="宋体" w:cs="宋体"/>
          <w:b w:val="0"/>
          <w:bCs/>
          <w:sz w:val="24"/>
          <w:szCs w:val="24"/>
          <w:lang w:val="en-US" w:eastAsia="zh-CN"/>
        </w:rPr>
        <w:t>亚马逊店铺</w:t>
      </w:r>
      <w:r>
        <w:rPr>
          <w:rFonts w:hint="eastAsia" w:ascii="宋体" w:hAnsi="宋体" w:eastAsia="宋体" w:cs="宋体"/>
          <w:b w:val="0"/>
          <w:bCs/>
          <w:sz w:val="24"/>
          <w:szCs w:val="24"/>
          <w:lang w:val="en-US" w:eastAsia="zh-Hans"/>
        </w:rPr>
        <w:t>所有权人</w:t>
      </w:r>
      <w:r>
        <w:rPr>
          <w:rFonts w:hint="eastAsia" w:ascii="宋体" w:hAnsi="宋体" w:eastAsia="宋体" w:cs="宋体"/>
          <w:b w:val="0"/>
          <w:bCs/>
          <w:sz w:val="24"/>
          <w:szCs w:val="24"/>
          <w:lang w:val="en-US" w:eastAsia="zh-CN"/>
        </w:rPr>
        <w:t>授权</w:t>
      </w:r>
      <w:r>
        <w:rPr>
          <w:rFonts w:hint="eastAsia" w:ascii="宋体" w:hAnsi="宋体" w:eastAsia="宋体" w:cs="宋体"/>
          <w:b w:val="0"/>
          <w:bCs/>
          <w:sz w:val="24"/>
          <w:szCs w:val="24"/>
          <w:lang w:val="en-US" w:eastAsia="zh-Hans"/>
        </w:rPr>
        <w:t>的全权</w:t>
      </w:r>
      <w:r>
        <w:rPr>
          <w:rFonts w:hint="eastAsia" w:ascii="宋体" w:hAnsi="宋体" w:eastAsia="宋体" w:cs="宋体"/>
          <w:b w:val="0"/>
          <w:bCs/>
          <w:sz w:val="24"/>
          <w:szCs w:val="24"/>
          <w:lang w:val="en-US" w:eastAsia="zh-CN"/>
        </w:rPr>
        <w:t>代理方</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甲方承诺其</w:t>
      </w:r>
      <w:r>
        <w:rPr>
          <w:rFonts w:hint="eastAsia" w:ascii="宋体" w:hAnsi="宋体" w:eastAsia="宋体" w:cs="宋体"/>
          <w:b w:val="0"/>
          <w:bCs/>
          <w:sz w:val="24"/>
          <w:szCs w:val="24"/>
          <w:lang w:val="en-US" w:eastAsia="zh-Hans"/>
        </w:rPr>
        <w:t>已实际取得该店铺所有权人的完整授权，</w:t>
      </w:r>
      <w:r>
        <w:rPr>
          <w:rFonts w:hint="eastAsia" w:ascii="宋体" w:hAnsi="宋体" w:eastAsia="宋体" w:cs="宋体"/>
          <w:b w:val="0"/>
          <w:bCs/>
          <w:sz w:val="24"/>
          <w:szCs w:val="24"/>
          <w:lang w:val="en-US" w:eastAsia="zh-CN"/>
        </w:rPr>
        <w:t>有权</w:t>
      </w:r>
      <w:r>
        <w:rPr>
          <w:rFonts w:hint="eastAsia" w:ascii="宋体" w:hAnsi="宋体" w:eastAsia="宋体" w:cs="宋体"/>
          <w:b w:val="0"/>
          <w:bCs/>
          <w:sz w:val="24"/>
          <w:szCs w:val="24"/>
          <w:lang w:val="en-US" w:eastAsia="zh-Hans"/>
        </w:rPr>
        <w:t>处理</w:t>
      </w:r>
      <w:r>
        <w:rPr>
          <w:rFonts w:hint="eastAsia" w:ascii="宋体" w:hAnsi="宋体" w:eastAsia="宋体" w:cs="宋体"/>
          <w:b w:val="0"/>
          <w:bCs/>
          <w:sz w:val="24"/>
          <w:szCs w:val="24"/>
          <w:lang w:val="en-US" w:eastAsia="zh-CN"/>
        </w:rPr>
        <w:t>该店铺</w:t>
      </w:r>
      <w:r>
        <w:rPr>
          <w:rFonts w:hint="eastAsia" w:ascii="宋体" w:hAnsi="宋体" w:eastAsia="宋体" w:cs="宋体"/>
          <w:b w:val="0"/>
          <w:bCs/>
          <w:sz w:val="24"/>
          <w:szCs w:val="24"/>
          <w:lang w:val="en-US" w:eastAsia="zh-Hans"/>
        </w:rPr>
        <w:t>的全部租赁事宜（包括但不限于</w:t>
      </w:r>
      <w:r>
        <w:rPr>
          <w:rFonts w:hint="eastAsia" w:ascii="宋体" w:hAnsi="宋体" w:eastAsia="宋体" w:cs="宋体"/>
          <w:b w:val="0"/>
          <w:bCs/>
          <w:sz w:val="24"/>
          <w:szCs w:val="24"/>
          <w:lang w:val="en-US" w:eastAsia="zh-CN"/>
        </w:rPr>
        <w:t>签署相关协议</w:t>
      </w:r>
      <w:r>
        <w:rPr>
          <w:rFonts w:hint="eastAsia" w:ascii="宋体" w:hAnsi="宋体" w:eastAsia="宋体" w:cs="宋体"/>
          <w:b w:val="0"/>
          <w:bCs/>
          <w:sz w:val="24"/>
          <w:szCs w:val="24"/>
          <w:lang w:val="en-US" w:eastAsia="zh-Hans"/>
        </w:rPr>
        <w:t>、交接店铺资料等）。</w:t>
      </w:r>
    </w:p>
    <w:p>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360" w:lineRule="auto"/>
        <w:ind w:firstLine="480" w:firstLineChars="200"/>
        <w:jc w:val="both"/>
        <w:textAlignment w:val="auto"/>
        <w:rPr>
          <w:rFonts w:hint="eastAsia" w:ascii="宋体" w:hAnsi="宋体" w:eastAsia="宋体" w:cs="宋体"/>
          <w:b w:val="0"/>
          <w:bCs/>
          <w:sz w:val="24"/>
          <w:szCs w:val="24"/>
          <w:lang w:val="en-US" w:eastAsia="zh-CN"/>
        </w:rPr>
      </w:pPr>
      <w:r>
        <w:rPr>
          <w:rFonts w:hint="default" w:ascii="宋体" w:hAnsi="宋体" w:eastAsia="宋体" w:cs="宋体"/>
          <w:b w:val="0"/>
          <w:bCs/>
          <w:sz w:val="24"/>
          <w:szCs w:val="24"/>
        </w:rPr>
        <w:t>2.</w:t>
      </w:r>
      <w:r>
        <w:rPr>
          <w:rFonts w:hint="eastAsia" w:ascii="宋体" w:hAnsi="宋体" w:eastAsia="宋体" w:cs="宋体"/>
          <w:b w:val="0"/>
          <w:bCs/>
          <w:sz w:val="24"/>
          <w:szCs w:val="24"/>
          <w:lang w:val="en-US" w:eastAsia="zh-CN"/>
        </w:rPr>
        <w:t>乙方拟</w:t>
      </w:r>
      <w:r>
        <w:rPr>
          <w:rFonts w:hint="eastAsia" w:ascii="宋体" w:hAnsi="宋体" w:eastAsia="宋体" w:cs="宋体"/>
          <w:b w:val="0"/>
          <w:bCs/>
          <w:sz w:val="24"/>
          <w:szCs w:val="24"/>
          <w:lang w:val="en-US" w:eastAsia="zh-Hans"/>
        </w:rPr>
        <w:t>承租</w:t>
      </w:r>
      <w:r>
        <w:rPr>
          <w:rFonts w:hint="eastAsia" w:ascii="宋体" w:hAnsi="宋体" w:eastAsia="宋体" w:cs="宋体"/>
          <w:b w:val="0"/>
          <w:bCs/>
          <w:sz w:val="24"/>
          <w:szCs w:val="24"/>
          <w:lang w:val="en-US" w:eastAsia="zh-CN"/>
        </w:rPr>
        <w:t>该亚马逊店铺，</w:t>
      </w:r>
      <w:r>
        <w:rPr>
          <w:rFonts w:hint="eastAsia" w:ascii="宋体" w:hAnsi="宋体" w:eastAsia="宋体" w:cs="宋体"/>
          <w:b w:val="0"/>
          <w:bCs/>
          <w:sz w:val="24"/>
          <w:szCs w:val="24"/>
          <w:lang w:val="en-US" w:eastAsia="zh-Hans"/>
        </w:rPr>
        <w:t>甲方已清晰告知上述店铺所有权人关于乙方承租该店铺的全部事实。</w:t>
      </w:r>
    </w:p>
    <w:p>
      <w:pPr>
        <w:keepNext w:val="0"/>
        <w:keepLines w:val="0"/>
        <w:pageBreakBefore w:val="0"/>
        <w:widowControl w:val="0"/>
        <w:numPr>
          <w:ilvl w:val="-1"/>
          <w:numId w:val="0"/>
        </w:numPr>
        <w:kinsoku/>
        <w:wordWrap/>
        <w:overflowPunct/>
        <w:topLinePunct w:val="0"/>
        <w:autoSpaceDE/>
        <w:autoSpaceDN/>
        <w:bidi w:val="0"/>
        <w:adjustRightInd/>
        <w:snapToGrid/>
        <w:spacing w:beforeLines="0" w:afterLines="0" w:line="360" w:lineRule="auto"/>
        <w:ind w:firstLine="480" w:firstLineChars="200"/>
        <w:jc w:val="both"/>
        <w:textAlignment w:val="auto"/>
        <w:rPr>
          <w:rFonts w:hint="eastAsia" w:ascii="宋体" w:hAnsi="宋体" w:eastAsia="宋体" w:cs="宋体"/>
          <w:b w:val="0"/>
          <w:bCs/>
          <w:sz w:val="24"/>
          <w:szCs w:val="24"/>
        </w:rPr>
      </w:pPr>
      <w:r>
        <w:rPr>
          <w:rFonts w:hint="eastAsia" w:ascii="宋体" w:hAnsi="宋体" w:eastAsia="宋体" w:cs="宋体"/>
          <w:b w:val="0"/>
          <w:bCs/>
          <w:sz w:val="24"/>
          <w:szCs w:val="24"/>
        </w:rPr>
        <w:t>根据《中华人民共和国</w:t>
      </w:r>
      <w:r>
        <w:rPr>
          <w:rFonts w:hint="eastAsia" w:ascii="宋体" w:hAnsi="宋体" w:eastAsia="宋体" w:cs="宋体"/>
          <w:b w:val="0"/>
          <w:bCs/>
          <w:sz w:val="24"/>
          <w:szCs w:val="24"/>
          <w:lang w:val="en-US" w:eastAsia="zh-CN"/>
        </w:rPr>
        <w:t>民法典</w:t>
      </w:r>
      <w:r>
        <w:rPr>
          <w:rFonts w:hint="eastAsia" w:ascii="宋体" w:hAnsi="宋体" w:eastAsia="宋体" w:cs="宋体"/>
          <w:b w:val="0"/>
          <w:bCs/>
          <w:sz w:val="24"/>
          <w:szCs w:val="24"/>
        </w:rPr>
        <w:t>》及其他相关法律法规的规定，甲乙双方按照平等、合法、自愿、协商一致及诚实信用的原则，经商定，</w:t>
      </w:r>
      <w:r>
        <w:rPr>
          <w:rFonts w:hint="eastAsia" w:ascii="宋体" w:hAnsi="宋体" w:eastAsia="宋体" w:cs="宋体"/>
          <w:b w:val="0"/>
          <w:bCs/>
          <w:sz w:val="24"/>
          <w:szCs w:val="24"/>
          <w:lang w:val="en-US" w:eastAsia="zh-CN"/>
        </w:rPr>
        <w:t>签订本协议</w:t>
      </w:r>
      <w:r>
        <w:rPr>
          <w:rFonts w:hint="eastAsia" w:ascii="宋体" w:hAnsi="宋体" w:eastAsia="宋体" w:cs="宋体"/>
          <w:b w:val="0"/>
          <w:bCs/>
          <w:sz w:val="24"/>
          <w:szCs w:val="24"/>
        </w:rPr>
        <w:t>，并承诺共同信守本</w:t>
      </w:r>
      <w:r>
        <w:rPr>
          <w:rFonts w:hint="eastAsia" w:ascii="宋体" w:hAnsi="宋体" w:eastAsia="宋体" w:cs="宋体"/>
          <w:b w:val="0"/>
          <w:bCs/>
          <w:sz w:val="24"/>
          <w:szCs w:val="24"/>
          <w:lang w:val="en-US" w:eastAsia="zh-CN"/>
        </w:rPr>
        <w:t>协议</w:t>
      </w:r>
      <w:r>
        <w:rPr>
          <w:rFonts w:hint="eastAsia" w:ascii="宋体" w:hAnsi="宋体" w:eastAsia="宋体" w:cs="宋体"/>
          <w:b w:val="0"/>
          <w:bCs/>
          <w:sz w:val="24"/>
          <w:szCs w:val="24"/>
        </w:rPr>
        <w:t>所列各项条款。</w:t>
      </w:r>
    </w:p>
    <w:p>
      <w:pPr>
        <w:pStyle w:val="2"/>
        <w:keepNext w:val="0"/>
        <w:pageBreakBefore w:val="0"/>
        <w:widowControl w:val="0"/>
        <w:numPr>
          <w:ilvl w:val="0"/>
          <w:numId w:val="0"/>
        </w:numPr>
        <w:kinsoku/>
        <w:wordWrap/>
        <w:overflowPunct/>
        <w:topLinePunct w:val="0"/>
        <w:autoSpaceDE/>
        <w:autoSpaceDN/>
        <w:bidi w:val="0"/>
        <w:adjustRightInd/>
        <w:snapToGrid/>
        <w:spacing w:before="157" w:beforeLines="50" w:afterLines="0" w:line="360" w:lineRule="auto"/>
        <w:ind w:left="420" w:leftChars="200"/>
        <w:textAlignment w:val="auto"/>
        <w:rPr>
          <w:rFonts w:hint="eastAsia" w:ascii="宋体" w:hAnsi="宋体" w:eastAsia="宋体" w:cs="宋体"/>
          <w:b w:val="0"/>
          <w:bCs w:val="0"/>
          <w:sz w:val="24"/>
          <w:szCs w:val="24"/>
        </w:rPr>
      </w:pPr>
      <w:r>
        <w:rPr>
          <w:rFonts w:hint="eastAsia" w:ascii="宋体" w:hAnsi="宋体" w:eastAsia="宋体" w:cs="宋体"/>
          <w:b/>
          <w:bCs/>
          <w:sz w:val="24"/>
          <w:szCs w:val="24"/>
          <w:lang w:val="en-US" w:eastAsia="zh-CN"/>
        </w:rPr>
        <w:t>一、</w:t>
      </w:r>
      <w:r>
        <w:rPr>
          <w:rFonts w:hint="eastAsia" w:ascii="宋体" w:hAnsi="宋体" w:eastAsia="宋体" w:cs="宋体"/>
          <w:b/>
          <w:bCs/>
          <w:sz w:val="24"/>
          <w:szCs w:val="24"/>
          <w:lang w:val="en-US" w:eastAsia="zh-Hans"/>
        </w:rPr>
        <w:t>租赁</w:t>
      </w:r>
      <w:r>
        <w:rPr>
          <w:rFonts w:hint="eastAsia" w:ascii="宋体" w:hAnsi="宋体" w:eastAsia="宋体" w:cs="宋体"/>
          <w:b/>
          <w:bCs/>
          <w:sz w:val="24"/>
          <w:szCs w:val="24"/>
        </w:rPr>
        <w:t>具体内容</w:t>
      </w:r>
    </w:p>
    <w:p>
      <w:pPr>
        <w:pStyle w:val="2"/>
        <w:keepNext w:val="0"/>
        <w:pageBreakBefore w:val="0"/>
        <w:widowControl w:val="0"/>
        <w:numPr>
          <w:ilvl w:val="0"/>
          <w:numId w:val="0"/>
        </w:numPr>
        <w:kinsoku/>
        <w:wordWrap/>
        <w:overflowPunct/>
        <w:topLinePunct w:val="0"/>
        <w:autoSpaceDE/>
        <w:autoSpaceDN/>
        <w:bidi w:val="0"/>
        <w:adjustRightInd/>
        <w:snapToGrid/>
        <w:spacing w:line="360" w:lineRule="auto"/>
        <w:ind w:leftChars="20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color w:val="000000"/>
          <w:sz w:val="24"/>
          <w:szCs w:val="24"/>
        </w:rPr>
        <w:t>本</w:t>
      </w:r>
      <w:r>
        <w:rPr>
          <w:rFonts w:hint="eastAsia" w:ascii="宋体" w:hAnsi="宋体" w:eastAsia="宋体" w:cs="宋体"/>
          <w:b w:val="0"/>
          <w:bCs w:val="0"/>
          <w:color w:val="000000"/>
          <w:sz w:val="24"/>
          <w:szCs w:val="24"/>
          <w:lang w:val="en-US" w:eastAsia="zh-CN"/>
        </w:rPr>
        <w:t>协议</w:t>
      </w:r>
      <w:r>
        <w:rPr>
          <w:rFonts w:hint="eastAsia" w:ascii="宋体" w:hAnsi="宋体" w:eastAsia="宋体" w:cs="宋体"/>
          <w:b w:val="0"/>
          <w:bCs w:val="0"/>
          <w:color w:val="000000"/>
          <w:sz w:val="24"/>
          <w:szCs w:val="24"/>
        </w:rPr>
        <w:t>约定</w:t>
      </w:r>
      <w:r>
        <w:rPr>
          <w:rFonts w:hint="eastAsia" w:ascii="宋体" w:hAnsi="宋体" w:eastAsia="宋体" w:cs="宋体"/>
          <w:b w:val="0"/>
          <w:bCs w:val="0"/>
          <w:color w:val="000000"/>
          <w:sz w:val="24"/>
          <w:szCs w:val="24"/>
          <w:lang w:val="en-US" w:eastAsia="zh-Hans"/>
        </w:rPr>
        <w:t>出租</w:t>
      </w:r>
      <w:r>
        <w:rPr>
          <w:rFonts w:hint="eastAsia" w:ascii="宋体" w:hAnsi="宋体" w:eastAsia="宋体" w:cs="宋体"/>
          <w:b w:val="0"/>
          <w:bCs w:val="0"/>
          <w:color w:val="000000"/>
          <w:sz w:val="24"/>
          <w:szCs w:val="24"/>
        </w:rPr>
        <w:t>的</w:t>
      </w:r>
      <w:r>
        <w:rPr>
          <w:rFonts w:hint="eastAsia" w:ascii="宋体" w:hAnsi="宋体" w:eastAsia="宋体" w:cs="宋体"/>
          <w:b w:val="0"/>
          <w:bCs w:val="0"/>
          <w:color w:val="000000"/>
          <w:sz w:val="24"/>
          <w:szCs w:val="24"/>
          <w:lang w:val="en-US" w:eastAsia="zh-CN"/>
        </w:rPr>
        <w:t>亚马逊电商平台店铺</w:t>
      </w:r>
      <w:r>
        <w:rPr>
          <w:rFonts w:hint="eastAsia" w:ascii="宋体" w:hAnsi="宋体" w:eastAsia="宋体" w:cs="宋体"/>
          <w:b w:val="0"/>
          <w:bCs w:val="0"/>
          <w:color w:val="000000"/>
          <w:sz w:val="24"/>
          <w:szCs w:val="24"/>
        </w:rPr>
        <w:t>，主要信息如下</w:t>
      </w:r>
      <w:r>
        <w:rPr>
          <w:rFonts w:hint="eastAsia" w:ascii="宋体" w:hAnsi="宋体" w:eastAsia="宋体" w:cs="宋体"/>
          <w:b w:val="0"/>
          <w:bCs w:val="0"/>
          <w:color w:val="000000"/>
          <w:sz w:val="24"/>
          <w:szCs w:val="24"/>
          <w:lang w:eastAsia="zh-CN"/>
        </w:rPr>
        <w:t>：</w:t>
      </w:r>
      <w:r>
        <w:rPr>
          <w:rFonts w:hint="eastAsia" w:ascii="宋体" w:hAnsi="宋体" w:eastAsia="宋体" w:cs="宋体"/>
          <w:b w:val="0"/>
          <w:bCs w:val="0"/>
          <w:sz w:val="24"/>
          <w:szCs w:val="24"/>
          <w:lang w:val="en-US" w:eastAsia="zh-CN"/>
        </w:rPr>
        <w:t xml:space="preserve"> </w:t>
      </w:r>
    </w:p>
    <w:tbl>
      <w:tblPr>
        <w:tblStyle w:val="8"/>
        <w:tblW w:w="49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2"/>
        <w:gridCol w:w="65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140" w:type="pct"/>
          </w:tcPr>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店铺公司名</w:t>
            </w:r>
          </w:p>
        </w:tc>
        <w:tc>
          <w:tcPr>
            <w:tcW w:w="3859" w:type="pct"/>
          </w:tcPr>
          <w:p>
            <w:pPr>
              <w:keepNext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bCs w:val="0"/>
                <w:sz w:val="24"/>
                <w:szCs w:val="24"/>
                <w:vertAlign w:val="baseline"/>
                <w:lang w:val="en-US" w:eastAsia="zh-CN"/>
              </w:rPr>
            </w:pPr>
            <w:ins w:id="0" w:author="CY/" w:date="2023-05-12T14:11:50Z">
              <w:r>
                <w:rPr>
                  <w:rFonts w:hint="eastAsia" w:ascii="宋体" w:hAnsi="宋体" w:eastAsia="宋体" w:cs="宋体"/>
                  <w:b w:val="0"/>
                  <w:bCs w:val="0"/>
                  <w:sz w:val="24"/>
                  <w:szCs w:val="24"/>
                  <w:vertAlign w:val="baseline"/>
                  <w:lang w:val="en-US" w:eastAsia="zh-CN"/>
                </w:rPr>
                <w:t>附件</w:t>
              </w:r>
            </w:ins>
            <w:ins w:id="1" w:author="CY/" w:date="2023-05-12T14:11:51Z">
              <w:r>
                <w:rPr>
                  <w:rFonts w:hint="eastAsia" w:ascii="宋体" w:hAnsi="宋体" w:eastAsia="宋体" w:cs="宋体"/>
                  <w:b w:val="0"/>
                  <w:bCs w:val="0"/>
                  <w:sz w:val="24"/>
                  <w:szCs w:val="24"/>
                  <w:vertAlign w:val="baseline"/>
                  <w:lang w:val="en-US" w:eastAsia="zh-CN"/>
                </w:rPr>
                <w:t>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140" w:type="pct"/>
          </w:tcPr>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法人姓名</w:t>
            </w:r>
          </w:p>
        </w:tc>
        <w:tc>
          <w:tcPr>
            <w:tcW w:w="3859" w:type="pct"/>
          </w:tcPr>
          <w:p>
            <w:pPr>
              <w:keepNext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bCs w:val="0"/>
                <w:sz w:val="24"/>
                <w:szCs w:val="24"/>
                <w:u w:val="none"/>
                <w:lang w:val="en-US" w:eastAsia="zh-CN"/>
              </w:rPr>
            </w:pPr>
            <w:ins w:id="2" w:author="CY/" w:date="2023-05-12T14:11:55Z">
              <w:r>
                <w:rPr>
                  <w:rFonts w:hint="eastAsia" w:ascii="宋体" w:hAnsi="宋体" w:eastAsia="宋体" w:cs="宋体"/>
                  <w:b w:val="0"/>
                  <w:bCs w:val="0"/>
                  <w:sz w:val="24"/>
                  <w:szCs w:val="24"/>
                  <w:vertAlign w:val="baseline"/>
                  <w:lang w:val="en-US" w:eastAsia="zh-CN"/>
                </w:rPr>
                <w:t>附件1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140" w:type="pct"/>
          </w:tcPr>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站点</w:t>
            </w:r>
          </w:p>
        </w:tc>
        <w:tc>
          <w:tcPr>
            <w:tcW w:w="3859" w:type="pct"/>
          </w:tcPr>
          <w:p>
            <w:pPr>
              <w:keepNext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eastAsia" w:ascii="宋体" w:hAnsi="宋体" w:eastAsia="宋体" w:cs="宋体"/>
                <w:b w:val="0"/>
                <w:bCs w:val="0"/>
                <w:sz w:val="24"/>
                <w:szCs w:val="24"/>
                <w:vertAlign w:val="baseline"/>
                <w:lang w:val="en-US" w:eastAsia="zh-CN"/>
              </w:rPr>
            </w:pPr>
            <w:ins w:id="3" w:author="CY/" w:date="2023-05-12T14:11:56Z">
              <w:r>
                <w:rPr>
                  <w:rFonts w:hint="eastAsia" w:ascii="宋体" w:hAnsi="宋体" w:eastAsia="宋体" w:cs="宋体"/>
                  <w:b w:val="0"/>
                  <w:bCs w:val="0"/>
                  <w:sz w:val="24"/>
                  <w:szCs w:val="24"/>
                  <w:vertAlign w:val="baseline"/>
                  <w:lang w:val="en-US" w:eastAsia="zh-CN"/>
                </w:rPr>
                <w:t>附件1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1140" w:type="pct"/>
          </w:tcPr>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质保</w:t>
            </w:r>
          </w:p>
        </w:tc>
        <w:tc>
          <w:tcPr>
            <w:tcW w:w="3859" w:type="pct"/>
          </w:tcPr>
          <w:p>
            <w:pPr>
              <w:keepNext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宋体" w:hAnsi="宋体" w:eastAsia="宋体" w:cs="宋体"/>
                <w:b w:val="0"/>
                <w:bCs w:val="0"/>
                <w:sz w:val="24"/>
                <w:szCs w:val="24"/>
                <w:vertAlign w:val="baseline"/>
                <w:lang w:val="en-US" w:eastAsia="zh-CN"/>
              </w:rPr>
            </w:pPr>
            <w:ins w:id="4" w:author="CY/" w:date="2023-05-12T14:12:19Z">
              <w:r>
                <w:rPr>
                  <w:rFonts w:hint="eastAsia" w:ascii="宋体" w:hAnsi="宋体" w:eastAsia="宋体" w:cs="宋体"/>
                  <w:b w:val="0"/>
                  <w:bCs w:val="0"/>
                  <w:sz w:val="24"/>
                  <w:szCs w:val="24"/>
                  <w:vertAlign w:val="baseline"/>
                  <w:lang w:val="en-US" w:eastAsia="zh-CN"/>
                </w:rPr>
                <w:t>附件</w:t>
              </w:r>
            </w:ins>
            <w:ins w:id="5" w:author="CY/" w:date="2023-05-12T14:12:20Z">
              <w:r>
                <w:rPr>
                  <w:rFonts w:hint="eastAsia" w:ascii="宋体" w:hAnsi="宋体" w:eastAsia="宋体" w:cs="宋体"/>
                  <w:b w:val="0"/>
                  <w:bCs w:val="0"/>
                  <w:sz w:val="24"/>
                  <w:szCs w:val="24"/>
                  <w:vertAlign w:val="baseline"/>
                  <w:lang w:val="en-US" w:eastAsia="zh-CN"/>
                </w:rPr>
                <w:t>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73" w:hRule="atLeast"/>
        </w:trPr>
        <w:tc>
          <w:tcPr>
            <w:tcW w:w="1140" w:type="pct"/>
          </w:tcPr>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交接资料</w:t>
            </w:r>
          </w:p>
        </w:tc>
        <w:tc>
          <w:tcPr>
            <w:tcW w:w="3859" w:type="pct"/>
          </w:tcPr>
          <w:p>
            <w:pPr>
              <w:keepNext w:val="0"/>
              <w:pageBreakBefore w:val="0"/>
              <w:widowControl w:val="0"/>
              <w:kinsoku/>
              <w:wordWrap/>
              <w:overflowPunct/>
              <w:topLinePunct w:val="0"/>
              <w:autoSpaceDE/>
              <w:autoSpaceDN/>
              <w:bidi w:val="0"/>
              <w:adjustRightInd/>
              <w:snapToGrid/>
              <w:spacing w:line="360" w:lineRule="auto"/>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乙方</w:t>
            </w:r>
            <w:r>
              <w:rPr>
                <w:rFonts w:hint="eastAsia" w:ascii="宋体" w:hAnsi="宋体" w:eastAsia="宋体" w:cs="宋体"/>
                <w:b w:val="0"/>
                <w:bCs w:val="0"/>
                <w:sz w:val="24"/>
                <w:szCs w:val="24"/>
                <w:vertAlign w:val="baseline"/>
                <w:lang w:val="en-US" w:eastAsia="zh-Hans"/>
              </w:rPr>
              <w:t>支付租金</w:t>
            </w:r>
            <w:r>
              <w:rPr>
                <w:rFonts w:hint="eastAsia" w:ascii="宋体" w:hAnsi="宋体" w:eastAsia="宋体" w:cs="宋体"/>
                <w:b w:val="0"/>
                <w:bCs w:val="0"/>
                <w:sz w:val="24"/>
                <w:szCs w:val="24"/>
                <w:vertAlign w:val="baseline"/>
                <w:lang w:val="en-US" w:eastAsia="zh-CN"/>
              </w:rPr>
              <w:t>后，甲方应交接的资料有：账号验证二维码、亚马逊账号的注册邮箱和邮箱密码；原收款、相关数字证书、密保问题答案；甲方获取该店铺</w:t>
            </w:r>
            <w:r>
              <w:rPr>
                <w:rFonts w:hint="eastAsia" w:ascii="宋体" w:hAnsi="宋体" w:eastAsia="宋体" w:cs="宋体"/>
                <w:b w:val="0"/>
                <w:bCs w:val="0"/>
                <w:sz w:val="24"/>
                <w:szCs w:val="24"/>
                <w:vertAlign w:val="baseline"/>
                <w:lang w:val="en-US" w:eastAsia="zh-Hans"/>
              </w:rPr>
              <w:t>出租</w:t>
            </w:r>
            <w:r>
              <w:rPr>
                <w:rFonts w:hint="eastAsia" w:ascii="宋体" w:hAnsi="宋体" w:eastAsia="宋体" w:cs="宋体"/>
                <w:b w:val="0"/>
                <w:bCs w:val="0"/>
                <w:sz w:val="24"/>
                <w:szCs w:val="24"/>
                <w:vertAlign w:val="baseline"/>
                <w:lang w:val="en-US" w:eastAsia="zh-CN"/>
              </w:rPr>
              <w:t>授权法律文书；以及乙</w:t>
            </w:r>
            <w:r>
              <w:rPr>
                <w:rFonts w:hint="eastAsia" w:ascii="宋体" w:hAnsi="宋体" w:eastAsia="宋体" w:cs="宋体"/>
                <w:b w:val="0"/>
                <w:bCs w:val="0"/>
                <w:sz w:val="24"/>
                <w:szCs w:val="24"/>
                <w:vertAlign w:val="baseline"/>
                <w:lang w:val="en-US" w:eastAsia="zh-Hans"/>
              </w:rPr>
              <w:t>方租赁</w:t>
            </w:r>
            <w:r>
              <w:rPr>
                <w:rFonts w:hint="eastAsia" w:ascii="宋体" w:hAnsi="宋体" w:eastAsia="宋体" w:cs="宋体"/>
                <w:b w:val="0"/>
                <w:bCs w:val="0"/>
                <w:sz w:val="24"/>
                <w:szCs w:val="24"/>
                <w:vertAlign w:val="baseline"/>
                <w:lang w:val="en-US" w:eastAsia="zh-CN"/>
              </w:rPr>
              <w:t>、操作、管理该店铺所需要的其它材料、信息等；如乙方</w:t>
            </w:r>
            <w:r>
              <w:rPr>
                <w:rFonts w:hint="eastAsia" w:ascii="宋体" w:hAnsi="宋体" w:eastAsia="宋体" w:cs="宋体"/>
                <w:b w:val="0"/>
                <w:bCs w:val="0"/>
                <w:sz w:val="24"/>
                <w:szCs w:val="24"/>
                <w:vertAlign w:val="baseline"/>
                <w:lang w:val="en-US" w:eastAsia="zh-Hans"/>
              </w:rPr>
              <w:t>租赁</w:t>
            </w:r>
            <w:r>
              <w:rPr>
                <w:rFonts w:hint="eastAsia" w:ascii="宋体" w:hAnsi="宋体" w:eastAsia="宋体" w:cs="宋体"/>
                <w:b w:val="0"/>
                <w:bCs w:val="0"/>
                <w:sz w:val="24"/>
                <w:szCs w:val="24"/>
                <w:vertAlign w:val="baseline"/>
                <w:lang w:val="en-US" w:eastAsia="zh-CN"/>
              </w:rPr>
              <w:t>、操作该店铺及收款需要甲方的适当协助</w:t>
            </w:r>
            <w:r>
              <w:rPr>
                <w:rFonts w:hint="eastAsia" w:ascii="宋体" w:hAnsi="宋体" w:eastAsia="宋体" w:cs="宋体"/>
                <w:b w:val="0"/>
                <w:bCs w:val="0"/>
                <w:sz w:val="24"/>
                <w:szCs w:val="24"/>
                <w:vertAlign w:val="baseline"/>
                <w:lang w:val="en-US" w:eastAsia="zh-Hans"/>
              </w:rPr>
              <w:t>、</w:t>
            </w:r>
            <w:r>
              <w:rPr>
                <w:rFonts w:hint="eastAsia" w:ascii="宋体" w:hAnsi="宋体" w:eastAsia="宋体" w:cs="宋体"/>
                <w:b w:val="0"/>
                <w:bCs w:val="0"/>
                <w:sz w:val="24"/>
                <w:szCs w:val="24"/>
                <w:vertAlign w:val="baseline"/>
                <w:lang w:val="en-US" w:eastAsia="zh-CN"/>
              </w:rPr>
              <w:t>咨询</w:t>
            </w:r>
            <w:r>
              <w:rPr>
                <w:rFonts w:hint="eastAsia" w:ascii="宋体" w:hAnsi="宋体" w:eastAsia="宋体" w:cs="宋体"/>
                <w:b w:val="0"/>
                <w:bCs w:val="0"/>
                <w:sz w:val="24"/>
                <w:szCs w:val="24"/>
                <w:vertAlign w:val="baseline"/>
                <w:lang w:val="en-US" w:eastAsia="zh-Hans"/>
              </w:rPr>
              <w:t>或提供相关文件</w:t>
            </w:r>
            <w:r>
              <w:rPr>
                <w:rFonts w:hint="eastAsia" w:ascii="宋体" w:hAnsi="宋体" w:eastAsia="宋体" w:cs="宋体"/>
                <w:b w:val="0"/>
                <w:bCs w:val="0"/>
                <w:sz w:val="24"/>
                <w:szCs w:val="24"/>
                <w:vertAlign w:val="baseline"/>
                <w:lang w:val="en-US" w:eastAsia="zh-CN"/>
              </w:rPr>
              <w:t>的，甲方应予配合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1140" w:type="pct"/>
          </w:tcPr>
          <w:p>
            <w:pPr>
              <w:keepNext w:val="0"/>
              <w:pageBreakBefore w:val="0"/>
              <w:widowControl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vertAlign w:val="baseline"/>
                <w:lang w:val="en-US" w:eastAsia="zh-CN"/>
              </w:rPr>
              <w:t>店铺</w:t>
            </w:r>
            <w:r>
              <w:rPr>
                <w:rFonts w:hint="eastAsia" w:ascii="宋体" w:hAnsi="宋体" w:eastAsia="宋体" w:cs="宋体"/>
                <w:b w:val="0"/>
                <w:bCs w:val="0"/>
                <w:sz w:val="24"/>
                <w:szCs w:val="24"/>
                <w:vertAlign w:val="baseline"/>
                <w:lang w:val="en-US" w:eastAsia="zh-Hans"/>
              </w:rPr>
              <w:t>租金标准</w:t>
            </w:r>
          </w:p>
        </w:tc>
        <w:tc>
          <w:tcPr>
            <w:tcW w:w="3859" w:type="pct"/>
          </w:tcPr>
          <w:p>
            <w:pPr>
              <w:keepNext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hint="eastAsia" w:ascii="宋体" w:hAnsi="宋体" w:eastAsia="宋体" w:cs="宋体"/>
                <w:b w:val="0"/>
                <w:bCs w:val="0"/>
                <w:sz w:val="24"/>
                <w:szCs w:val="24"/>
                <w:vertAlign w:val="baseline"/>
                <w:lang w:val="en-US" w:eastAsia="zh-CN"/>
              </w:rPr>
            </w:pPr>
            <w:r>
              <w:rPr>
                <w:rFonts w:hint="eastAsia" w:ascii="宋体" w:hAnsi="宋体" w:eastAsia="宋体" w:cs="宋体"/>
                <w:b w:val="0"/>
                <w:bCs w:val="0"/>
                <w:sz w:val="24"/>
                <w:szCs w:val="24"/>
                <w:u w:val="single"/>
                <w:lang w:val="en-US" w:eastAsia="zh-CN"/>
              </w:rPr>
              <w:t>以微信双方沟通为准</w:t>
            </w:r>
          </w:p>
        </w:tc>
      </w:tr>
    </w:tbl>
    <w:p>
      <w:pPr>
        <w:pStyle w:val="3"/>
        <w:keepNext/>
        <w:pageBreakBefore w:val="0"/>
        <w:widowControl w:val="0"/>
        <w:numPr>
          <w:ilvl w:val="0"/>
          <w:numId w:val="0"/>
        </w:numPr>
        <w:kinsoku/>
        <w:wordWrap/>
        <w:overflowPunct/>
        <w:topLinePunct w:val="0"/>
        <w:autoSpaceDE/>
        <w:autoSpaceDN/>
        <w:bidi w:val="0"/>
        <w:adjustRightInd/>
        <w:snapToGrid/>
        <w:spacing w:before="157" w:beforeLines="50" w:beforeAutospacing="0" w:after="20" w:afterLines="0" w:afterAutospacing="0" w:line="360" w:lineRule="auto"/>
        <w:ind w:firstLine="480" w:firstLineChars="0"/>
        <w:textAlignment w:val="auto"/>
        <w:rPr>
          <w:rFonts w:hint="eastAsia" w:ascii="宋体" w:hAnsi="宋体" w:eastAsia="宋体" w:cs="宋体"/>
          <w:color w:val="000000"/>
          <w:sz w:val="24"/>
          <w:szCs w:val="24"/>
        </w:rPr>
      </w:pPr>
      <w:r>
        <w:rPr>
          <w:rFonts w:hint="eastAsia" w:ascii="宋体" w:hAnsi="宋体" w:eastAsia="宋体" w:cs="宋体"/>
          <w:b/>
          <w:sz w:val="24"/>
          <w:szCs w:val="24"/>
          <w:lang w:val="en-US" w:eastAsia="zh-CN"/>
        </w:rPr>
        <w:t>二、</w:t>
      </w:r>
      <w:r>
        <w:rPr>
          <w:rFonts w:hint="eastAsia" w:ascii="宋体" w:hAnsi="宋体" w:eastAsia="宋体" w:cs="宋体"/>
          <w:b/>
          <w:sz w:val="24"/>
          <w:szCs w:val="24"/>
          <w:lang w:val="en-US" w:eastAsia="zh-Hans"/>
        </w:rPr>
        <w:t>租期及租金</w:t>
      </w:r>
    </w:p>
    <w:p>
      <w:pPr>
        <w:pStyle w:val="6"/>
        <w:keepNext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lang w:eastAsia="zh-CN"/>
        </w:rPr>
      </w:pPr>
      <w:r>
        <w:rPr>
          <w:rFonts w:hint="default" w:ascii="宋体" w:hAnsi="宋体" w:eastAsia="宋体" w:cs="宋体"/>
          <w:color w:val="000000"/>
          <w:sz w:val="24"/>
          <w:szCs w:val="24"/>
          <w:lang w:eastAsia="zh-CN"/>
        </w:rPr>
        <w:t>1.</w:t>
      </w:r>
      <w:r>
        <w:rPr>
          <w:rFonts w:hint="eastAsia" w:ascii="宋体" w:hAnsi="宋体" w:eastAsia="宋体" w:cs="宋体"/>
          <w:color w:val="000000"/>
          <w:sz w:val="24"/>
          <w:szCs w:val="24"/>
          <w:lang w:val="en-US" w:eastAsia="zh-Hans"/>
        </w:rPr>
        <w:t>租期为</w:t>
      </w:r>
      <w:r>
        <w:rPr>
          <w:rFonts w:hint="default" w:ascii="宋体" w:hAnsi="宋体" w:eastAsia="宋体" w:cs="宋体"/>
          <w:color w:val="000000"/>
          <w:sz w:val="24"/>
          <w:szCs w:val="24"/>
          <w:lang w:eastAsia="zh-Hans"/>
        </w:rPr>
        <w:t>10</w:t>
      </w:r>
      <w:r>
        <w:rPr>
          <w:rFonts w:hint="eastAsia" w:ascii="宋体" w:hAnsi="宋体" w:eastAsia="宋体" w:cs="宋体"/>
          <w:color w:val="000000"/>
          <w:sz w:val="24"/>
          <w:szCs w:val="24"/>
          <w:lang w:val="en-US" w:eastAsia="zh-Hans"/>
        </w:rPr>
        <w:t>年，自</w:t>
      </w:r>
      <w:r>
        <w:rPr>
          <w:rFonts w:hint="default" w:ascii="宋体" w:hAnsi="宋体" w:eastAsia="宋体" w:cs="宋体"/>
          <w:color w:val="000000"/>
          <w:sz w:val="24"/>
          <w:szCs w:val="24"/>
          <w:lang w:eastAsia="zh-Hans"/>
        </w:rPr>
        <w:t>2023</w:t>
      </w:r>
      <w:r>
        <w:rPr>
          <w:rFonts w:hint="eastAsia" w:ascii="宋体" w:hAnsi="宋体" w:eastAsia="宋体" w:cs="宋体"/>
          <w:color w:val="000000"/>
          <w:sz w:val="24"/>
          <w:szCs w:val="24"/>
          <w:lang w:val="en-US" w:eastAsia="zh-Hans"/>
        </w:rPr>
        <w:t>年</w:t>
      </w:r>
      <w:r>
        <w:rPr>
          <w:rFonts w:hint="default" w:ascii="宋体" w:hAnsi="宋体" w:eastAsia="宋体" w:cs="宋体"/>
          <w:color w:val="000000"/>
          <w:sz w:val="24"/>
          <w:szCs w:val="24"/>
          <w:u w:val="single"/>
          <w:lang w:eastAsia="zh-Hans"/>
        </w:rPr>
        <w:t xml:space="preserve">   </w:t>
      </w:r>
      <w:r>
        <w:rPr>
          <w:rFonts w:hint="eastAsia" w:ascii="宋体" w:hAnsi="宋体" w:eastAsia="宋体" w:cs="宋体"/>
          <w:color w:val="000000"/>
          <w:sz w:val="24"/>
          <w:szCs w:val="24"/>
          <w:u w:val="none"/>
          <w:lang w:val="en-US" w:eastAsia="zh-Hans"/>
        </w:rPr>
        <w:t>月</w:t>
      </w:r>
      <w:r>
        <w:rPr>
          <w:rFonts w:hint="default" w:ascii="宋体" w:hAnsi="宋体" w:eastAsia="宋体" w:cs="宋体"/>
          <w:color w:val="000000"/>
          <w:sz w:val="24"/>
          <w:szCs w:val="24"/>
          <w:u w:val="single"/>
          <w:lang w:eastAsia="zh-Hans"/>
        </w:rPr>
        <w:t xml:space="preserve">   </w:t>
      </w:r>
      <w:r>
        <w:rPr>
          <w:rFonts w:hint="eastAsia" w:ascii="宋体" w:hAnsi="宋体" w:eastAsia="宋体" w:cs="宋体"/>
          <w:color w:val="000000"/>
          <w:sz w:val="24"/>
          <w:szCs w:val="24"/>
          <w:u w:val="none"/>
          <w:lang w:val="en-US" w:eastAsia="zh-Hans"/>
        </w:rPr>
        <w:t>日至</w:t>
      </w:r>
      <w:r>
        <w:rPr>
          <w:rFonts w:hint="default" w:ascii="宋体" w:hAnsi="宋体" w:eastAsia="宋体" w:cs="宋体"/>
          <w:color w:val="000000"/>
          <w:sz w:val="24"/>
          <w:szCs w:val="24"/>
          <w:u w:val="none"/>
          <w:lang w:eastAsia="zh-Hans"/>
        </w:rPr>
        <w:t>2033</w:t>
      </w:r>
      <w:r>
        <w:rPr>
          <w:rFonts w:hint="eastAsia" w:ascii="宋体" w:hAnsi="宋体" w:eastAsia="宋体" w:cs="宋体"/>
          <w:color w:val="000000"/>
          <w:sz w:val="24"/>
          <w:szCs w:val="24"/>
          <w:lang w:val="en-US" w:eastAsia="zh-Hans"/>
        </w:rPr>
        <w:t>年</w:t>
      </w:r>
      <w:r>
        <w:rPr>
          <w:rFonts w:hint="default" w:ascii="宋体" w:hAnsi="宋体" w:eastAsia="宋体" w:cs="宋体"/>
          <w:color w:val="000000"/>
          <w:sz w:val="24"/>
          <w:szCs w:val="24"/>
          <w:u w:val="single"/>
          <w:lang w:eastAsia="zh-Hans"/>
        </w:rPr>
        <w:t xml:space="preserve">   </w:t>
      </w:r>
      <w:r>
        <w:rPr>
          <w:rFonts w:hint="eastAsia" w:ascii="宋体" w:hAnsi="宋体" w:eastAsia="宋体" w:cs="宋体"/>
          <w:color w:val="000000"/>
          <w:sz w:val="24"/>
          <w:szCs w:val="24"/>
          <w:u w:val="none"/>
          <w:lang w:val="en-US" w:eastAsia="zh-Hans"/>
        </w:rPr>
        <w:t>月</w:t>
      </w:r>
      <w:r>
        <w:rPr>
          <w:rFonts w:hint="default" w:ascii="宋体" w:hAnsi="宋体" w:eastAsia="宋体" w:cs="宋体"/>
          <w:color w:val="000000"/>
          <w:sz w:val="24"/>
          <w:szCs w:val="24"/>
          <w:u w:val="single"/>
          <w:lang w:eastAsia="zh-Hans"/>
        </w:rPr>
        <w:t xml:space="preserve">   </w:t>
      </w:r>
      <w:r>
        <w:rPr>
          <w:rFonts w:hint="eastAsia" w:ascii="宋体" w:hAnsi="宋体" w:eastAsia="宋体" w:cs="宋体"/>
          <w:color w:val="000000"/>
          <w:sz w:val="24"/>
          <w:szCs w:val="24"/>
          <w:u w:val="none"/>
          <w:lang w:val="en-US" w:eastAsia="zh-Hans"/>
        </w:rPr>
        <w:t>日止。</w:t>
      </w:r>
      <w:ins w:id="6" w:author="CY/" w:date="2023-05-18T20:14:54Z">
        <w:r>
          <w:rPr>
            <w:rFonts w:hint="eastAsia" w:ascii="宋体" w:hAnsi="宋体" w:eastAsia="宋体" w:cs="宋体"/>
            <w:color w:val="000000"/>
            <w:sz w:val="24"/>
            <w:szCs w:val="24"/>
            <w:u w:val="none"/>
            <w:lang w:val="en-US" w:eastAsia="zh-Hans"/>
          </w:rPr>
          <w:t>租赁到期后，如双方未续租，则到期后该店铺所产生的任何权利义务均与乙方无关</w:t>
        </w:r>
      </w:ins>
      <w:ins w:id="7" w:author="CY/" w:date="2023-05-18T20:15:23Z">
        <w:r>
          <w:rPr>
            <w:rFonts w:hint="eastAsia" w:ascii="宋体" w:hAnsi="宋体" w:eastAsia="宋体" w:cs="宋体"/>
            <w:color w:val="000000"/>
            <w:sz w:val="24"/>
            <w:szCs w:val="24"/>
            <w:u w:val="none"/>
            <w:lang w:val="en-US" w:eastAsia="zh-CN"/>
          </w:rPr>
          <w:t>。</w:t>
        </w:r>
      </w:ins>
    </w:p>
    <w:p>
      <w:pPr>
        <w:pStyle w:val="6"/>
        <w:keepNext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rPr>
      </w:pPr>
      <w:r>
        <w:rPr>
          <w:rFonts w:hint="default" w:ascii="宋体" w:hAnsi="宋体" w:eastAsia="宋体" w:cs="宋体"/>
          <w:color w:val="000000"/>
          <w:sz w:val="24"/>
          <w:szCs w:val="24"/>
          <w:lang w:eastAsia="zh-CN"/>
        </w:rPr>
        <w:t>2.</w:t>
      </w:r>
      <w:r>
        <w:rPr>
          <w:rFonts w:hint="default" w:ascii="宋体" w:hAnsi="宋体" w:eastAsia="宋体" w:cs="宋体"/>
          <w:color w:val="000000"/>
          <w:sz w:val="24"/>
          <w:szCs w:val="24"/>
        </w:rPr>
        <w:t>租赁</w:t>
      </w:r>
      <w:r>
        <w:rPr>
          <w:rFonts w:hint="eastAsia" w:ascii="宋体" w:hAnsi="宋体" w:eastAsia="宋体" w:cs="宋体"/>
          <w:color w:val="000000"/>
          <w:sz w:val="24"/>
          <w:szCs w:val="24"/>
        </w:rPr>
        <w:t>价格为：</w:t>
      </w:r>
      <w:r>
        <w:rPr>
          <w:rFonts w:hint="eastAsia" w:ascii="宋体" w:hAnsi="宋体" w:eastAsia="宋体" w:cs="宋体"/>
          <w:color w:val="000000"/>
          <w:sz w:val="24"/>
          <w:szCs w:val="24"/>
          <w:lang w:val="en-US" w:eastAsia="zh-Hans"/>
        </w:rPr>
        <w:t>总租金为</w:t>
      </w:r>
      <w:r>
        <w:rPr>
          <w:rFonts w:hint="eastAsia" w:ascii="宋体" w:hAnsi="宋体" w:eastAsia="宋体" w:cs="宋体"/>
          <w:color w:val="000000"/>
          <w:sz w:val="24"/>
          <w:szCs w:val="24"/>
        </w:rPr>
        <w:t>人民币（大写）</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元）。</w:t>
      </w:r>
    </w:p>
    <w:p>
      <w:pPr>
        <w:pStyle w:val="6"/>
        <w:keepNext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rPr>
      </w:pPr>
      <w:r>
        <w:rPr>
          <w:rFonts w:hint="default" w:ascii="宋体" w:hAnsi="宋体" w:eastAsia="宋体" w:cs="宋体"/>
          <w:color w:val="000000"/>
          <w:sz w:val="24"/>
          <w:szCs w:val="24"/>
        </w:rPr>
        <w:t>3.</w:t>
      </w:r>
      <w:r>
        <w:rPr>
          <w:rFonts w:hint="eastAsia" w:ascii="宋体" w:hAnsi="宋体" w:eastAsia="宋体" w:cs="宋体"/>
          <w:color w:val="000000"/>
          <w:sz w:val="24"/>
          <w:szCs w:val="24"/>
        </w:rPr>
        <w:t>乙方应于</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年</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月</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日前</w:t>
      </w:r>
      <w:r>
        <w:rPr>
          <w:rFonts w:hint="eastAsia" w:ascii="宋体" w:hAnsi="宋体" w:eastAsia="宋体" w:cs="宋体"/>
          <w:color w:val="000000"/>
          <w:sz w:val="24"/>
          <w:szCs w:val="24"/>
          <w:lang w:eastAsia="zh-Hans"/>
        </w:rPr>
        <w:t>，</w:t>
      </w:r>
      <w:r>
        <w:rPr>
          <w:rFonts w:hint="eastAsia" w:ascii="宋体" w:hAnsi="宋体" w:eastAsia="宋体" w:cs="宋体"/>
          <w:color w:val="000000"/>
          <w:sz w:val="24"/>
          <w:szCs w:val="24"/>
          <w:lang w:val="en-US" w:eastAsia="zh-Hans"/>
        </w:rPr>
        <w:t>一次性</w:t>
      </w:r>
      <w:r>
        <w:rPr>
          <w:rFonts w:hint="eastAsia" w:ascii="宋体" w:hAnsi="宋体" w:eastAsia="宋体" w:cs="宋体"/>
          <w:color w:val="000000"/>
          <w:sz w:val="24"/>
          <w:szCs w:val="24"/>
        </w:rPr>
        <w:t>向甲方支付</w:t>
      </w:r>
      <w:r>
        <w:rPr>
          <w:rFonts w:hint="eastAsia" w:ascii="宋体" w:hAnsi="宋体" w:eastAsia="宋体" w:cs="宋体"/>
          <w:color w:val="000000"/>
          <w:sz w:val="24"/>
          <w:szCs w:val="24"/>
          <w:lang w:val="en-US" w:eastAsia="zh-Hans"/>
        </w:rPr>
        <w:t>全部租金</w:t>
      </w:r>
      <w:r>
        <w:rPr>
          <w:rFonts w:hint="eastAsia" w:ascii="宋体" w:hAnsi="宋体" w:eastAsia="宋体" w:cs="宋体"/>
          <w:color w:val="000000"/>
          <w:sz w:val="24"/>
          <w:szCs w:val="24"/>
        </w:rPr>
        <w:t>。</w:t>
      </w:r>
    </w:p>
    <w:p>
      <w:pPr>
        <w:pStyle w:val="6"/>
        <w:keepNext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rPr>
      </w:pPr>
      <w:r>
        <w:rPr>
          <w:rFonts w:hint="default" w:ascii="宋体" w:hAnsi="宋体" w:eastAsia="宋体" w:cs="宋体"/>
          <w:color w:val="000000"/>
          <w:sz w:val="24"/>
          <w:szCs w:val="24"/>
        </w:rPr>
        <w:t>4.</w:t>
      </w:r>
      <w:r>
        <w:rPr>
          <w:rFonts w:hint="eastAsia" w:ascii="宋体" w:hAnsi="宋体" w:eastAsia="宋体" w:cs="宋体"/>
          <w:color w:val="000000"/>
          <w:sz w:val="24"/>
          <w:szCs w:val="24"/>
        </w:rPr>
        <w:t>甲方应于</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年</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月</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日前向乙方交付该店铺</w:t>
      </w:r>
      <w:r>
        <w:rPr>
          <w:rFonts w:hint="eastAsia" w:ascii="宋体" w:hAnsi="宋体" w:eastAsia="宋体" w:cs="宋体"/>
          <w:color w:val="000000"/>
          <w:sz w:val="24"/>
          <w:szCs w:val="24"/>
          <w:lang w:val="en-US" w:eastAsia="zh-CN"/>
        </w:rPr>
        <w:t>及相关</w:t>
      </w:r>
      <w:r>
        <w:rPr>
          <w:rFonts w:hint="eastAsia" w:ascii="宋体" w:hAnsi="宋体" w:eastAsia="宋体" w:cs="宋体"/>
          <w:color w:val="000000"/>
          <w:sz w:val="24"/>
          <w:szCs w:val="24"/>
          <w:lang w:val="en-US" w:eastAsia="zh-Hans"/>
        </w:rPr>
        <w:t>全部</w:t>
      </w:r>
      <w:r>
        <w:rPr>
          <w:rFonts w:hint="eastAsia" w:ascii="宋体" w:hAnsi="宋体" w:eastAsia="宋体" w:cs="宋体"/>
          <w:color w:val="000000"/>
          <w:sz w:val="24"/>
          <w:szCs w:val="24"/>
          <w:lang w:val="en-US" w:eastAsia="zh-CN"/>
        </w:rPr>
        <w:t>交接材料，</w:t>
      </w:r>
      <w:r>
        <w:rPr>
          <w:rFonts w:hint="eastAsia" w:ascii="宋体" w:hAnsi="宋体" w:eastAsia="宋体" w:cs="宋体"/>
          <w:color w:val="000000"/>
          <w:sz w:val="24"/>
          <w:szCs w:val="24"/>
        </w:rPr>
        <w:t>乙方接收上述资料的指定电子邮箱。</w:t>
      </w:r>
    </w:p>
    <w:p>
      <w:pPr>
        <w:pStyle w:val="3"/>
        <w:keepNext/>
        <w:keepLines w:val="0"/>
        <w:pageBreakBefore w:val="0"/>
        <w:widowControl w:val="0"/>
        <w:numPr>
          <w:ilvl w:val="0"/>
          <w:numId w:val="0"/>
        </w:numPr>
        <w:kinsoku/>
        <w:wordWrap/>
        <w:overflowPunct/>
        <w:topLinePunct w:val="0"/>
        <w:autoSpaceDE/>
        <w:autoSpaceDN/>
        <w:bidi w:val="0"/>
        <w:adjustRightInd/>
        <w:snapToGrid/>
        <w:spacing w:before="157" w:beforeLines="50" w:after="20" w:afterLines="0" w:line="360" w:lineRule="auto"/>
        <w:ind w:left="120" w:leftChars="0" w:firstLine="480" w:firstLineChars="0"/>
        <w:jc w:val="both"/>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三、甲方权利与义务</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eastAsia" w:ascii="宋体" w:hAnsi="宋体" w:eastAsia="宋体" w:cs="宋体"/>
          <w:b w:val="0"/>
          <w:bCs/>
          <w:sz w:val="24"/>
          <w:szCs w:val="24"/>
          <w:lang w:val="en-US" w:eastAsia="zh-CN"/>
        </w:rPr>
      </w:pPr>
      <w:r>
        <w:rPr>
          <w:rFonts w:hint="default" w:ascii="宋体" w:hAnsi="宋体" w:eastAsia="宋体" w:cs="宋体"/>
          <w:b w:val="0"/>
          <w:bCs/>
          <w:sz w:val="24"/>
          <w:szCs w:val="24"/>
          <w:lang w:eastAsia="zh-CN"/>
        </w:rPr>
        <w:t>1.</w:t>
      </w:r>
      <w:r>
        <w:rPr>
          <w:rFonts w:hint="eastAsia" w:ascii="宋体" w:hAnsi="宋体" w:eastAsia="宋体" w:cs="宋体"/>
          <w:b w:val="0"/>
          <w:bCs/>
          <w:sz w:val="24"/>
          <w:szCs w:val="24"/>
          <w:lang w:val="en-US" w:eastAsia="zh-CN"/>
        </w:rPr>
        <w:t>甲方保证</w:t>
      </w:r>
      <w:r>
        <w:rPr>
          <w:rFonts w:hint="eastAsia" w:ascii="宋体" w:hAnsi="宋体" w:eastAsia="宋体" w:cs="宋体"/>
          <w:b w:val="0"/>
          <w:bCs/>
          <w:sz w:val="24"/>
          <w:szCs w:val="24"/>
          <w:lang w:val="en-US" w:eastAsia="zh-Hans"/>
        </w:rPr>
        <w:t>该</w:t>
      </w:r>
      <w:r>
        <w:rPr>
          <w:rFonts w:hint="eastAsia" w:ascii="宋体" w:hAnsi="宋体" w:eastAsia="宋体" w:cs="宋体"/>
          <w:b w:val="0"/>
          <w:bCs/>
          <w:sz w:val="24"/>
          <w:szCs w:val="24"/>
          <w:lang w:val="en-US" w:eastAsia="zh-CN"/>
        </w:rPr>
        <w:t>亚马逊账号</w:t>
      </w:r>
      <w:r>
        <w:rPr>
          <w:rFonts w:hint="eastAsia" w:ascii="宋体" w:hAnsi="宋体" w:eastAsia="宋体" w:cs="宋体"/>
          <w:b w:val="0"/>
          <w:bCs/>
          <w:sz w:val="24"/>
          <w:szCs w:val="24"/>
          <w:lang w:val="en-US" w:eastAsia="zh-Hans"/>
        </w:rPr>
        <w:t>及店铺均</w:t>
      </w:r>
      <w:r>
        <w:rPr>
          <w:rFonts w:hint="eastAsia" w:ascii="宋体" w:hAnsi="宋体" w:eastAsia="宋体" w:cs="宋体"/>
          <w:b w:val="0"/>
          <w:bCs/>
          <w:sz w:val="24"/>
          <w:szCs w:val="24"/>
          <w:lang w:val="en-US" w:eastAsia="zh-CN"/>
        </w:rPr>
        <w:t>是安全</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可操作的，不存在</w:t>
      </w:r>
      <w:r>
        <w:rPr>
          <w:rFonts w:hint="eastAsia" w:ascii="宋体" w:hAnsi="宋体" w:eastAsia="宋体" w:cs="宋体"/>
          <w:b w:val="0"/>
          <w:bCs/>
          <w:sz w:val="24"/>
          <w:szCs w:val="24"/>
          <w:lang w:val="en-US" w:eastAsia="zh-Hans"/>
        </w:rPr>
        <w:t>任何</w:t>
      </w:r>
      <w:r>
        <w:rPr>
          <w:rFonts w:hint="eastAsia" w:ascii="宋体" w:hAnsi="宋体" w:eastAsia="宋体" w:cs="宋体"/>
          <w:b w:val="0"/>
          <w:bCs/>
          <w:sz w:val="24"/>
          <w:szCs w:val="24"/>
          <w:lang w:val="en-US" w:eastAsia="zh-CN"/>
        </w:rPr>
        <w:t>不良记录。如遇亚马逊电商平台审查该店铺所注册的公司/法人信息</w:t>
      </w:r>
      <w:r>
        <w:rPr>
          <w:rFonts w:hint="eastAsia" w:ascii="宋体" w:hAnsi="宋体" w:eastAsia="宋体" w:cs="宋体"/>
          <w:b w:val="0"/>
          <w:bCs/>
          <w:sz w:val="24"/>
          <w:szCs w:val="24"/>
          <w:lang w:val="en-US" w:eastAsia="zh-Hans"/>
        </w:rPr>
        <w:t>的</w:t>
      </w:r>
      <w:r>
        <w:rPr>
          <w:rFonts w:hint="eastAsia" w:ascii="宋体" w:hAnsi="宋体" w:eastAsia="宋体" w:cs="宋体"/>
          <w:b w:val="0"/>
          <w:bCs/>
          <w:sz w:val="24"/>
          <w:szCs w:val="24"/>
          <w:lang w:val="en-US" w:eastAsia="zh-CN"/>
        </w:rPr>
        <w:t>真实性等，甲方必须主动提供相应全部真实信息，</w:t>
      </w:r>
      <w:r>
        <w:rPr>
          <w:rFonts w:hint="eastAsia" w:ascii="宋体" w:hAnsi="宋体" w:eastAsia="宋体" w:cs="宋体"/>
          <w:b w:val="0"/>
          <w:bCs/>
          <w:sz w:val="24"/>
          <w:szCs w:val="24"/>
          <w:lang w:val="en-US" w:eastAsia="zh-Hans"/>
        </w:rPr>
        <w:t>并积极</w:t>
      </w:r>
      <w:r>
        <w:rPr>
          <w:rFonts w:hint="eastAsia" w:ascii="宋体" w:hAnsi="宋体" w:eastAsia="宋体" w:cs="宋体"/>
          <w:b w:val="0"/>
          <w:bCs/>
          <w:sz w:val="24"/>
          <w:szCs w:val="24"/>
          <w:lang w:val="en-US" w:eastAsia="zh-CN"/>
        </w:rPr>
        <w:t>协助乙方成功完成平台审核</w:t>
      </w:r>
      <w:r>
        <w:rPr>
          <w:rFonts w:hint="eastAsia" w:ascii="宋体" w:hAnsi="宋体" w:eastAsia="宋体" w:cs="宋体"/>
          <w:b w:val="0"/>
          <w:bCs/>
          <w:sz w:val="24"/>
          <w:szCs w:val="24"/>
          <w:lang w:val="en-US" w:eastAsia="zh-Hans"/>
        </w:rPr>
        <w:t>工作</w:t>
      </w:r>
      <w:r>
        <w:rPr>
          <w:rFonts w:hint="eastAsia" w:ascii="宋体" w:hAnsi="宋体" w:eastAsia="宋体" w:cs="宋体"/>
          <w:b w:val="0"/>
          <w:bCs/>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360" w:lineRule="auto"/>
        <w:ind w:left="0" w:leftChars="0" w:firstLine="480" w:firstLineChars="200"/>
        <w:jc w:val="both"/>
        <w:textAlignment w:val="auto"/>
        <w:rPr>
          <w:rFonts w:hint="eastAsia" w:ascii="宋体" w:hAnsi="宋体" w:eastAsia="宋体" w:cs="宋体"/>
          <w:b w:val="0"/>
          <w:bCs/>
          <w:sz w:val="24"/>
          <w:szCs w:val="24"/>
          <w:lang w:val="en-US" w:eastAsia="zh-CN"/>
        </w:rPr>
      </w:pPr>
      <w:r>
        <w:rPr>
          <w:rFonts w:hint="default" w:ascii="宋体" w:hAnsi="宋体" w:eastAsia="宋体" w:cs="宋体"/>
          <w:b w:val="0"/>
          <w:bCs/>
          <w:sz w:val="24"/>
          <w:szCs w:val="24"/>
          <w:lang w:eastAsia="zh-CN"/>
        </w:rPr>
        <w:t>2.</w:t>
      </w:r>
      <w:r>
        <w:rPr>
          <w:rFonts w:hint="eastAsia" w:ascii="宋体" w:hAnsi="宋体" w:eastAsia="宋体" w:cs="宋体"/>
          <w:b w:val="0"/>
          <w:bCs/>
          <w:sz w:val="24"/>
          <w:szCs w:val="24"/>
          <w:lang w:val="en-US" w:eastAsia="zh-CN"/>
        </w:rPr>
        <w:t>甲方需提供亚马逊电商平台店铺注册此账号</w:t>
      </w:r>
      <w:r>
        <w:rPr>
          <w:rFonts w:hint="eastAsia" w:ascii="宋体" w:hAnsi="宋体" w:eastAsia="宋体" w:cs="宋体"/>
          <w:b w:val="0"/>
          <w:bCs/>
          <w:sz w:val="24"/>
          <w:szCs w:val="24"/>
          <w:lang w:val="en-US" w:eastAsia="zh-Hans"/>
        </w:rPr>
        <w:t>的</w:t>
      </w:r>
      <w:r>
        <w:rPr>
          <w:rFonts w:hint="eastAsia" w:ascii="宋体" w:hAnsi="宋体" w:eastAsia="宋体" w:cs="宋体"/>
          <w:b w:val="0"/>
          <w:bCs/>
          <w:sz w:val="24"/>
          <w:szCs w:val="24"/>
          <w:lang w:val="en-US" w:eastAsia="zh-CN"/>
        </w:rPr>
        <w:t>资料</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包含</w:t>
      </w:r>
      <w:r>
        <w:rPr>
          <w:rFonts w:hint="eastAsia" w:ascii="宋体" w:hAnsi="宋体" w:eastAsia="宋体" w:cs="宋体"/>
          <w:b w:val="0"/>
          <w:bCs/>
          <w:sz w:val="24"/>
          <w:szCs w:val="24"/>
          <w:lang w:val="en-US" w:eastAsia="zh-Hans"/>
        </w:rPr>
        <w:t>但不限于</w:t>
      </w:r>
      <w:r>
        <w:rPr>
          <w:rFonts w:hint="eastAsia" w:ascii="宋体" w:hAnsi="宋体" w:eastAsia="宋体" w:cs="宋体"/>
          <w:b w:val="0"/>
          <w:bCs/>
          <w:sz w:val="24"/>
          <w:szCs w:val="24"/>
          <w:lang w:val="en-US" w:eastAsia="zh-CN"/>
        </w:rPr>
        <w:t>：</w:t>
      </w:r>
      <w:r>
        <w:rPr>
          <w:rFonts w:hint="eastAsia" w:ascii="宋体" w:hAnsi="宋体" w:eastAsia="宋体" w:cs="宋体"/>
          <w:b w:val="0"/>
          <w:bCs/>
          <w:sz w:val="24"/>
          <w:szCs w:val="24"/>
          <w:lang w:val="en-US" w:eastAsia="zh-Hans"/>
        </w:rPr>
        <w:t>亚马逊店面</w:t>
      </w:r>
      <w:r>
        <w:rPr>
          <w:rFonts w:hint="eastAsia" w:ascii="宋体" w:hAnsi="宋体" w:eastAsia="宋体" w:cs="宋体"/>
          <w:b w:val="0"/>
          <w:bCs/>
          <w:sz w:val="24"/>
          <w:szCs w:val="24"/>
          <w:lang w:val="en-US" w:eastAsia="zh-CN"/>
        </w:rPr>
        <w:t>账号</w:t>
      </w:r>
      <w:r>
        <w:rPr>
          <w:rFonts w:hint="eastAsia" w:ascii="宋体" w:hAnsi="宋体" w:eastAsia="宋体" w:cs="宋体"/>
          <w:b w:val="0"/>
          <w:bCs/>
          <w:sz w:val="24"/>
          <w:szCs w:val="24"/>
          <w:lang w:val="en-US" w:eastAsia="zh-Hans"/>
        </w:rPr>
        <w:t>的</w:t>
      </w:r>
      <w:r>
        <w:rPr>
          <w:rFonts w:hint="eastAsia" w:ascii="宋体" w:hAnsi="宋体" w:eastAsia="宋体" w:cs="宋体"/>
          <w:b w:val="0"/>
          <w:bCs/>
          <w:sz w:val="24"/>
          <w:szCs w:val="24"/>
          <w:lang w:val="en-US" w:eastAsia="zh-CN"/>
        </w:rPr>
        <w:t>绑定邮箱</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邮箱安全手机</w:t>
      </w:r>
      <w:r>
        <w:rPr>
          <w:rFonts w:hint="eastAsia" w:ascii="宋体" w:hAnsi="宋体" w:eastAsia="宋体" w:cs="宋体"/>
          <w:b w:val="0"/>
          <w:bCs/>
          <w:sz w:val="24"/>
          <w:szCs w:val="24"/>
          <w:lang w:val="en-US" w:eastAsia="zh-Hans"/>
        </w:rPr>
        <w:t>需</w:t>
      </w:r>
      <w:r>
        <w:rPr>
          <w:rFonts w:hint="eastAsia" w:ascii="宋体" w:hAnsi="宋体" w:eastAsia="宋体" w:cs="宋体"/>
          <w:b w:val="0"/>
          <w:bCs/>
          <w:sz w:val="24"/>
          <w:szCs w:val="24"/>
          <w:lang w:val="en-US" w:eastAsia="zh-CN"/>
        </w:rPr>
        <w:t>配合修改</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；验证手机号码，并配合登录使用与更改</w:t>
      </w:r>
      <w:r>
        <w:rPr>
          <w:rFonts w:hint="eastAsia" w:ascii="宋体" w:hAnsi="宋体" w:eastAsia="宋体" w:cs="宋体"/>
          <w:b w:val="0"/>
          <w:bCs/>
          <w:sz w:val="24"/>
          <w:szCs w:val="24"/>
          <w:lang w:val="en-US" w:eastAsia="zh-Hans"/>
        </w:rPr>
        <w:t>手机号</w:t>
      </w:r>
      <w:r>
        <w:rPr>
          <w:rFonts w:hint="eastAsia" w:ascii="宋体" w:hAnsi="宋体" w:eastAsia="宋体" w:cs="宋体"/>
          <w:b w:val="0"/>
          <w:bCs/>
          <w:sz w:val="24"/>
          <w:szCs w:val="24"/>
          <w:lang w:val="en-US" w:eastAsia="zh-CN"/>
        </w:rPr>
        <w:t>；完整收款卡号</w:t>
      </w:r>
      <w:r>
        <w:rPr>
          <w:rFonts w:hint="eastAsia" w:ascii="宋体" w:hAnsi="宋体" w:eastAsia="宋体" w:cs="宋体"/>
          <w:b w:val="0"/>
          <w:bCs/>
          <w:sz w:val="24"/>
          <w:szCs w:val="24"/>
          <w:lang w:val="en-US" w:eastAsia="zh-Hans"/>
        </w:rPr>
        <w:t>等；</w:t>
      </w:r>
      <w:r>
        <w:rPr>
          <w:rFonts w:hint="eastAsia" w:ascii="宋体" w:hAnsi="宋体" w:eastAsia="宋体" w:cs="宋体"/>
          <w:b w:val="0"/>
          <w:bCs/>
          <w:sz w:val="24"/>
          <w:szCs w:val="24"/>
          <w:lang w:val="en-US" w:eastAsia="zh-CN"/>
        </w:rPr>
        <w:t>统称“店铺所需交易资料”（包括但不限于前述“交接材料”</w:t>
      </w:r>
      <w:r>
        <w:rPr>
          <w:rFonts w:hint="eastAsia" w:ascii="宋体" w:hAnsi="宋体" w:eastAsia="宋体" w:cs="宋体"/>
          <w:b w:val="0"/>
          <w:bCs/>
          <w:sz w:val="24"/>
          <w:szCs w:val="24"/>
          <w:lang w:val="en-US" w:eastAsia="zh-Hans"/>
        </w:rPr>
        <w:t>，除上述资料外，如乙方租赁期间有其他文件的需要，甲方应积极配合</w:t>
      </w:r>
      <w:r>
        <w:rPr>
          <w:rFonts w:hint="eastAsia" w:ascii="宋体" w:hAnsi="宋体" w:eastAsia="宋体" w:cs="宋体"/>
          <w:b w:val="0"/>
          <w:bCs/>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rPr>
          <w:rFonts w:hint="default" w:ascii="宋体" w:hAnsi="宋体" w:eastAsia="宋体" w:cs="宋体"/>
          <w:b w:val="0"/>
          <w:bCs/>
          <w:sz w:val="24"/>
          <w:szCs w:val="24"/>
          <w:lang w:val="en-US" w:eastAsia="zh-CN"/>
        </w:rPr>
      </w:pPr>
      <w:r>
        <w:rPr>
          <w:rFonts w:hint="default" w:ascii="宋体" w:hAnsi="宋体" w:eastAsia="宋体" w:cs="宋体"/>
          <w:b w:val="0"/>
          <w:bCs/>
          <w:sz w:val="24"/>
          <w:szCs w:val="24"/>
          <w:lang w:eastAsia="zh-CN"/>
        </w:rPr>
        <w:t>3.</w:t>
      </w:r>
      <w:r>
        <w:rPr>
          <w:rFonts w:hint="eastAsia" w:ascii="宋体" w:hAnsi="宋体" w:eastAsia="宋体" w:cs="宋体"/>
          <w:b w:val="0"/>
          <w:bCs/>
          <w:sz w:val="24"/>
          <w:szCs w:val="24"/>
          <w:lang w:val="en-US" w:eastAsia="zh-CN"/>
        </w:rPr>
        <w:t>甲方对</w:t>
      </w:r>
      <w:r>
        <w:rPr>
          <w:rFonts w:hint="eastAsia" w:ascii="宋体" w:hAnsi="宋体" w:eastAsia="宋体" w:cs="宋体"/>
          <w:b w:val="0"/>
          <w:bCs/>
          <w:sz w:val="24"/>
          <w:szCs w:val="24"/>
          <w:lang w:val="en-US" w:eastAsia="zh-Hans"/>
        </w:rPr>
        <w:t>其</w:t>
      </w:r>
      <w:r>
        <w:rPr>
          <w:rFonts w:hint="eastAsia" w:ascii="宋体" w:hAnsi="宋体" w:eastAsia="宋体" w:cs="宋体"/>
          <w:b w:val="0"/>
          <w:bCs/>
          <w:sz w:val="24"/>
          <w:szCs w:val="24"/>
          <w:lang w:val="en-US" w:eastAsia="zh-CN"/>
        </w:rPr>
        <w:t>所提供店铺的一切资料（包括但不限于</w:t>
      </w:r>
      <w:r>
        <w:rPr>
          <w:rFonts w:hint="eastAsia" w:ascii="宋体" w:hAnsi="宋体" w:eastAsia="宋体" w:cs="宋体"/>
          <w:b w:val="0"/>
          <w:bCs/>
          <w:sz w:val="24"/>
          <w:szCs w:val="24"/>
          <w:lang w:val="en-US" w:eastAsia="zh-Hans"/>
        </w:rPr>
        <w:t>账</w:t>
      </w:r>
      <w:r>
        <w:rPr>
          <w:rFonts w:hint="eastAsia" w:ascii="宋体" w:hAnsi="宋体" w:eastAsia="宋体" w:cs="宋体"/>
          <w:b w:val="0"/>
          <w:bCs/>
          <w:sz w:val="24"/>
          <w:szCs w:val="24"/>
          <w:lang w:val="en-US" w:eastAsia="zh-CN"/>
        </w:rPr>
        <w:t>号、密码、身份信息</w:t>
      </w:r>
      <w:ins w:id="8" w:author="CY/" w:date="2023-05-12T14:49:47Z">
        <w:r>
          <w:rPr>
            <w:rFonts w:hint="eastAsia" w:ascii="宋体" w:hAnsi="宋体" w:eastAsia="宋体" w:cs="宋体"/>
            <w:b w:val="0"/>
            <w:bCs/>
            <w:sz w:val="24"/>
            <w:szCs w:val="24"/>
            <w:lang w:val="en-US" w:eastAsia="zh-CN"/>
          </w:rPr>
          <w:t>等</w:t>
        </w:r>
      </w:ins>
      <w:r>
        <w:rPr>
          <w:rFonts w:hint="eastAsia" w:ascii="宋体" w:hAnsi="宋体" w:eastAsia="宋体" w:cs="宋体"/>
          <w:b w:val="0"/>
          <w:bCs/>
          <w:sz w:val="24"/>
          <w:szCs w:val="24"/>
          <w:lang w:val="en-US" w:eastAsia="zh-CN"/>
        </w:rPr>
        <w:t>）保证真实性，且来源合法</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甲方保证自己所提供的材料真实有效，</w:t>
      </w:r>
      <w:r>
        <w:rPr>
          <w:rFonts w:hint="eastAsia" w:ascii="宋体" w:hAnsi="宋体" w:eastAsia="宋体" w:cs="宋体"/>
          <w:b w:val="0"/>
          <w:bCs/>
          <w:sz w:val="24"/>
          <w:szCs w:val="24"/>
          <w:lang w:val="en-US" w:eastAsia="zh-Hans"/>
        </w:rPr>
        <w:t>并</w:t>
      </w:r>
      <w:r>
        <w:rPr>
          <w:rFonts w:hint="eastAsia" w:ascii="宋体" w:hAnsi="宋体" w:eastAsia="宋体" w:cs="宋体"/>
          <w:b w:val="0"/>
          <w:bCs/>
          <w:sz w:val="24"/>
          <w:szCs w:val="24"/>
          <w:lang w:val="en-US" w:eastAsia="zh-CN"/>
        </w:rPr>
        <w:t>对因此所产生的一切后果负责。</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rPr>
          <w:rFonts w:hint="eastAsia"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4</w:t>
      </w:r>
      <w:r>
        <w:rPr>
          <w:rFonts w:hint="eastAsia" w:ascii="宋体" w:hAnsi="宋体" w:eastAsia="宋体" w:cs="宋体"/>
          <w:b w:val="0"/>
          <w:bCs/>
          <w:sz w:val="24"/>
          <w:szCs w:val="24"/>
          <w:lang w:val="en-US" w:eastAsia="zh-Hans"/>
        </w:rPr>
        <w:t>.在</w:t>
      </w:r>
      <w:r>
        <w:rPr>
          <w:rFonts w:hint="eastAsia" w:ascii="宋体" w:hAnsi="宋体" w:eastAsia="宋体" w:cs="宋体"/>
          <w:b w:val="0"/>
          <w:bCs/>
          <w:sz w:val="24"/>
          <w:szCs w:val="24"/>
          <w:lang w:val="en-US" w:eastAsia="zh-CN"/>
        </w:rPr>
        <w:t>甲方将</w:t>
      </w:r>
      <w:r>
        <w:rPr>
          <w:rFonts w:hint="eastAsia" w:ascii="宋体" w:hAnsi="宋体" w:eastAsia="宋体" w:cs="宋体"/>
          <w:b w:val="0"/>
          <w:bCs/>
          <w:sz w:val="24"/>
          <w:szCs w:val="24"/>
          <w:lang w:val="en-US" w:eastAsia="zh-Hans"/>
        </w:rPr>
        <w:t>上述</w:t>
      </w:r>
      <w:r>
        <w:rPr>
          <w:rFonts w:hint="eastAsia" w:ascii="宋体" w:hAnsi="宋体" w:eastAsia="宋体" w:cs="宋体"/>
          <w:b w:val="0"/>
          <w:bCs/>
          <w:sz w:val="24"/>
          <w:szCs w:val="24"/>
          <w:lang w:val="en-US" w:eastAsia="zh-CN"/>
        </w:rPr>
        <w:t>亚马逊电商平台</w:t>
      </w:r>
      <w:r>
        <w:rPr>
          <w:rFonts w:hint="eastAsia" w:ascii="宋体" w:hAnsi="宋体" w:eastAsia="宋体" w:cs="宋体"/>
          <w:b w:val="0"/>
          <w:bCs/>
          <w:sz w:val="24"/>
          <w:szCs w:val="24"/>
          <w:lang w:val="en-US" w:eastAsia="zh-Hans"/>
        </w:rPr>
        <w:t>店铺及全部资料交接</w:t>
      </w:r>
      <w:r>
        <w:rPr>
          <w:rFonts w:hint="eastAsia" w:ascii="宋体" w:hAnsi="宋体" w:eastAsia="宋体" w:cs="宋体"/>
          <w:b w:val="0"/>
          <w:bCs/>
          <w:sz w:val="24"/>
          <w:szCs w:val="24"/>
          <w:lang w:val="en-US" w:eastAsia="zh-CN"/>
        </w:rPr>
        <w:t>给乙方之后，甲方不</w:t>
      </w:r>
      <w:r>
        <w:rPr>
          <w:rFonts w:hint="eastAsia" w:ascii="宋体" w:hAnsi="宋体" w:eastAsia="宋体" w:cs="宋体"/>
          <w:b w:val="0"/>
          <w:bCs/>
          <w:sz w:val="24"/>
          <w:szCs w:val="24"/>
          <w:lang w:val="en-US" w:eastAsia="zh-Hans"/>
        </w:rPr>
        <w:t>得</w:t>
      </w:r>
      <w:r>
        <w:rPr>
          <w:rFonts w:hint="eastAsia" w:ascii="宋体" w:hAnsi="宋体" w:eastAsia="宋体" w:cs="宋体"/>
          <w:b w:val="0"/>
          <w:bCs/>
          <w:sz w:val="24"/>
          <w:szCs w:val="24"/>
          <w:lang w:val="en-US" w:eastAsia="zh-CN"/>
        </w:rPr>
        <w:t>再</w:t>
      </w:r>
      <w:r>
        <w:rPr>
          <w:rFonts w:hint="eastAsia" w:ascii="宋体" w:hAnsi="宋体" w:eastAsia="宋体" w:cs="宋体"/>
          <w:b w:val="0"/>
          <w:bCs/>
          <w:sz w:val="24"/>
          <w:szCs w:val="24"/>
          <w:lang w:val="en-US" w:eastAsia="zh-Hans"/>
        </w:rPr>
        <w:t>以出租人的信息资料再次</w:t>
      </w:r>
      <w:r>
        <w:rPr>
          <w:rFonts w:hint="eastAsia" w:ascii="宋体" w:hAnsi="宋体" w:eastAsia="宋体" w:cs="宋体"/>
          <w:b w:val="0"/>
          <w:bCs/>
          <w:sz w:val="24"/>
          <w:szCs w:val="24"/>
          <w:lang w:val="en-US" w:eastAsia="zh-CN"/>
        </w:rPr>
        <w:t>注册亚马逊电商平台</w:t>
      </w:r>
      <w:r>
        <w:rPr>
          <w:rFonts w:hint="eastAsia" w:ascii="宋体" w:hAnsi="宋体" w:eastAsia="宋体" w:cs="宋体"/>
          <w:b w:val="0"/>
          <w:bCs/>
          <w:sz w:val="24"/>
          <w:szCs w:val="24"/>
          <w:lang w:val="en-US" w:eastAsia="zh-Hans"/>
        </w:rPr>
        <w:t>的</w:t>
      </w:r>
      <w:r>
        <w:rPr>
          <w:rFonts w:hint="eastAsia" w:ascii="宋体" w:hAnsi="宋体" w:eastAsia="宋体" w:cs="宋体"/>
          <w:b w:val="0"/>
          <w:bCs/>
          <w:sz w:val="24"/>
          <w:szCs w:val="24"/>
          <w:lang w:val="en-US" w:eastAsia="zh-CN"/>
        </w:rPr>
        <w:t>店铺</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不</w:t>
      </w:r>
      <w:r>
        <w:rPr>
          <w:rFonts w:hint="eastAsia" w:ascii="宋体" w:hAnsi="宋体" w:eastAsia="宋体" w:cs="宋体"/>
          <w:b w:val="0"/>
          <w:bCs/>
          <w:sz w:val="24"/>
          <w:szCs w:val="24"/>
          <w:lang w:val="en-US" w:eastAsia="zh-Hans"/>
        </w:rPr>
        <w:t>得</w:t>
      </w:r>
      <w:r>
        <w:rPr>
          <w:rFonts w:hint="eastAsia" w:ascii="宋体" w:hAnsi="宋体" w:eastAsia="宋体" w:cs="宋体"/>
          <w:b w:val="0"/>
          <w:bCs/>
          <w:sz w:val="24"/>
          <w:szCs w:val="24"/>
          <w:lang w:val="en-US" w:eastAsia="zh-CN"/>
        </w:rPr>
        <w:t>使用</w:t>
      </w:r>
      <w:r>
        <w:rPr>
          <w:rFonts w:hint="eastAsia" w:ascii="宋体" w:hAnsi="宋体" w:eastAsia="宋体" w:cs="宋体"/>
          <w:b w:val="0"/>
          <w:bCs/>
          <w:sz w:val="24"/>
          <w:szCs w:val="24"/>
          <w:lang w:val="en-US" w:eastAsia="zh-Hans"/>
        </w:rPr>
        <w:t>出租人的原始</w:t>
      </w:r>
      <w:r>
        <w:rPr>
          <w:rFonts w:hint="eastAsia" w:ascii="宋体" w:hAnsi="宋体" w:eastAsia="宋体" w:cs="宋体"/>
          <w:b w:val="0"/>
          <w:bCs/>
          <w:sz w:val="24"/>
          <w:szCs w:val="24"/>
          <w:lang w:val="en-US" w:eastAsia="zh-CN"/>
        </w:rPr>
        <w:t>资料进行</w:t>
      </w:r>
      <w:r>
        <w:rPr>
          <w:rFonts w:hint="eastAsia" w:ascii="宋体" w:hAnsi="宋体" w:eastAsia="宋体" w:cs="宋体"/>
          <w:b w:val="0"/>
          <w:bCs/>
          <w:sz w:val="24"/>
          <w:szCs w:val="24"/>
          <w:lang w:val="en-US" w:eastAsia="zh-Hans"/>
        </w:rPr>
        <w:t>申诉变更</w:t>
      </w:r>
      <w:r>
        <w:rPr>
          <w:rFonts w:hint="eastAsia" w:ascii="宋体" w:hAnsi="宋体" w:eastAsia="宋体" w:cs="宋体"/>
          <w:b w:val="0"/>
          <w:bCs/>
          <w:sz w:val="24"/>
          <w:szCs w:val="24"/>
          <w:lang w:val="en-US" w:eastAsia="zh-CN"/>
        </w:rPr>
        <w:t>密码</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不得以传真、电话、电子邮件等任何方式向亚马逊平台索回此帐号密码等相关电子记录</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若违反</w:t>
      </w:r>
      <w:r>
        <w:rPr>
          <w:rFonts w:hint="eastAsia" w:ascii="宋体" w:hAnsi="宋体" w:eastAsia="宋体" w:cs="宋体"/>
          <w:b w:val="0"/>
          <w:bCs/>
          <w:sz w:val="24"/>
          <w:szCs w:val="24"/>
          <w:lang w:val="en-US" w:eastAsia="zh-Hans"/>
        </w:rPr>
        <w:t>给乙方</w:t>
      </w:r>
      <w:r>
        <w:rPr>
          <w:rFonts w:hint="eastAsia" w:ascii="宋体" w:hAnsi="宋体" w:eastAsia="宋体" w:cs="宋体"/>
          <w:b w:val="0"/>
          <w:bCs/>
          <w:sz w:val="24"/>
          <w:szCs w:val="24"/>
          <w:lang w:val="en-US" w:eastAsia="zh-CN"/>
        </w:rPr>
        <w:t>造成的</w:t>
      </w:r>
      <w:r>
        <w:rPr>
          <w:rFonts w:hint="eastAsia" w:ascii="宋体" w:hAnsi="宋体" w:eastAsia="宋体" w:cs="宋体"/>
          <w:b w:val="0"/>
          <w:bCs/>
          <w:sz w:val="24"/>
          <w:szCs w:val="24"/>
          <w:lang w:val="en-US" w:eastAsia="zh-Hans"/>
        </w:rPr>
        <w:t>全部经济</w:t>
      </w:r>
      <w:r>
        <w:rPr>
          <w:rFonts w:hint="eastAsia" w:ascii="宋体" w:hAnsi="宋体" w:eastAsia="宋体" w:cs="宋体"/>
          <w:b w:val="0"/>
          <w:bCs/>
          <w:sz w:val="24"/>
          <w:szCs w:val="24"/>
          <w:lang w:val="en-US" w:eastAsia="zh-CN"/>
        </w:rPr>
        <w:t>损失</w:t>
      </w:r>
      <w:r>
        <w:rPr>
          <w:rFonts w:hint="eastAsia" w:ascii="宋体" w:hAnsi="宋体" w:eastAsia="宋体" w:cs="宋体"/>
          <w:b w:val="0"/>
          <w:bCs/>
          <w:sz w:val="24"/>
          <w:szCs w:val="24"/>
          <w:lang w:val="en-US" w:eastAsia="zh-Hans"/>
        </w:rPr>
        <w:t>（包括但不限于直接经济损失、间接经济损失、可期待利益损失等）</w:t>
      </w:r>
      <w:r>
        <w:rPr>
          <w:rFonts w:hint="eastAsia" w:ascii="宋体" w:hAnsi="宋体" w:eastAsia="宋体" w:cs="宋体"/>
          <w:b w:val="0"/>
          <w:bCs/>
          <w:sz w:val="24"/>
          <w:szCs w:val="24"/>
          <w:lang w:val="en-US" w:eastAsia="zh-CN"/>
        </w:rPr>
        <w:t>由甲方全部承担，并</w:t>
      </w:r>
      <w:ins w:id="9" w:author="CY/" w:date="2023-07-19T13:59:50Z">
        <w:r>
          <w:rPr>
            <w:rFonts w:hint="eastAsia" w:ascii="宋体" w:hAnsi="宋体" w:eastAsia="宋体" w:cs="宋体"/>
            <w:b w:val="0"/>
            <w:bCs/>
            <w:sz w:val="24"/>
            <w:szCs w:val="24"/>
            <w:lang w:val="en-US" w:eastAsia="zh-CN"/>
          </w:rPr>
          <w:t>退还</w:t>
        </w:r>
      </w:ins>
      <w:r>
        <w:rPr>
          <w:rFonts w:hint="eastAsia" w:ascii="宋体" w:hAnsi="宋体" w:eastAsia="宋体" w:cs="宋体"/>
          <w:b w:val="0"/>
          <w:bCs/>
          <w:sz w:val="24"/>
          <w:szCs w:val="24"/>
          <w:lang w:val="en-US" w:eastAsia="zh-CN"/>
        </w:rPr>
        <w:t>乙方</w:t>
      </w:r>
      <w:r>
        <w:rPr>
          <w:rFonts w:hint="eastAsia" w:ascii="宋体" w:hAnsi="宋体" w:eastAsia="宋体" w:cs="宋体"/>
          <w:b w:val="0"/>
          <w:bCs/>
          <w:sz w:val="24"/>
          <w:szCs w:val="24"/>
          <w:lang w:val="en-US" w:eastAsia="zh-Hans"/>
        </w:rPr>
        <w:t>所支付的全部租金</w:t>
      </w:r>
      <w:r>
        <w:rPr>
          <w:rFonts w:hint="eastAsia" w:ascii="宋体" w:hAnsi="宋体" w:eastAsia="宋体" w:cs="宋体"/>
          <w:b w:val="0"/>
          <w:bCs/>
          <w:sz w:val="24"/>
          <w:szCs w:val="24"/>
          <w:lang w:val="en-US" w:eastAsia="zh-CN"/>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rPr>
          <w:rFonts w:hint="eastAsia" w:ascii="宋体" w:hAnsi="宋体" w:eastAsia="宋体" w:cs="宋体"/>
          <w:b w:val="0"/>
          <w:bCs/>
          <w:sz w:val="24"/>
          <w:szCs w:val="24"/>
          <w:lang w:val="en-US" w:eastAsia="zh-CN"/>
        </w:rPr>
        <w:pPrChange w:id="10" w:author="CY/" w:date="2023-05-12T14:13:51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pPr>
        </w:pPrChange>
      </w:pPr>
      <w:r>
        <w:rPr>
          <w:rFonts w:hint="eastAsia" w:ascii="宋体" w:hAnsi="宋体" w:eastAsia="宋体" w:cs="宋体"/>
          <w:b w:val="0"/>
          <w:bCs/>
          <w:sz w:val="24"/>
          <w:szCs w:val="24"/>
          <w:lang w:val="en-US" w:eastAsia="zh-CN"/>
        </w:rPr>
        <w:t>5</w:t>
      </w:r>
      <w:r>
        <w:rPr>
          <w:rFonts w:hint="eastAsia" w:ascii="宋体" w:hAnsi="宋体" w:eastAsia="宋体" w:cs="宋体"/>
          <w:b w:val="0"/>
          <w:bCs/>
          <w:sz w:val="24"/>
          <w:szCs w:val="24"/>
          <w:lang w:val="en-US" w:eastAsia="zh-Hans"/>
        </w:rPr>
        <w:t>.</w:t>
      </w:r>
      <w:r>
        <w:rPr>
          <w:rFonts w:hint="eastAsia" w:ascii="宋体" w:hAnsi="宋体" w:eastAsia="宋体" w:cs="宋体"/>
          <w:b w:val="0"/>
          <w:bCs/>
          <w:sz w:val="24"/>
          <w:szCs w:val="24"/>
          <w:lang w:val="en-US" w:eastAsia="zh-CN"/>
        </w:rPr>
        <w:t>甲方在</w:t>
      </w:r>
      <w:r>
        <w:rPr>
          <w:rFonts w:hint="eastAsia" w:ascii="宋体" w:hAnsi="宋体" w:eastAsia="宋体" w:cs="宋体"/>
          <w:b w:val="0"/>
          <w:bCs/>
          <w:sz w:val="24"/>
          <w:szCs w:val="24"/>
          <w:lang w:val="en-US" w:eastAsia="zh-Hans"/>
        </w:rPr>
        <w:t>将上述店铺出租给乙方后不得实施下列行为：</w:t>
      </w:r>
      <w:r>
        <w:rPr>
          <w:rFonts w:hint="eastAsia" w:ascii="宋体" w:hAnsi="宋体" w:eastAsia="宋体" w:cs="宋体"/>
          <w:b w:val="0"/>
          <w:bCs/>
          <w:sz w:val="24"/>
          <w:szCs w:val="24"/>
          <w:lang w:val="en-US" w:eastAsia="zh-CN"/>
        </w:rPr>
        <w:t>不得以任何形式干预或者破坏乙方的正常</w:t>
      </w:r>
      <w:r>
        <w:rPr>
          <w:rFonts w:hint="eastAsia" w:ascii="宋体" w:hAnsi="宋体" w:eastAsia="宋体" w:cs="宋体"/>
          <w:b w:val="0"/>
          <w:bCs/>
          <w:sz w:val="24"/>
          <w:szCs w:val="24"/>
          <w:lang w:val="en-US" w:eastAsia="zh-Hans"/>
        </w:rPr>
        <w:t>经营</w:t>
      </w:r>
      <w:r>
        <w:rPr>
          <w:rFonts w:hint="eastAsia" w:ascii="宋体" w:hAnsi="宋体" w:eastAsia="宋体" w:cs="宋体"/>
          <w:b w:val="0"/>
          <w:bCs/>
          <w:sz w:val="24"/>
          <w:szCs w:val="24"/>
          <w:lang w:val="en-US" w:eastAsia="zh-CN"/>
        </w:rPr>
        <w:t>活动，包括但不限于对客户进行不良宣传等；不得以任何形式利用店铺的资料，包括但不限于帐号资料、客户资料、交易信息、商品资料等；不得再将</w:t>
      </w:r>
      <w:r>
        <w:rPr>
          <w:rFonts w:hint="eastAsia" w:ascii="宋体" w:hAnsi="宋体" w:eastAsia="宋体" w:cs="宋体"/>
          <w:b w:val="0"/>
          <w:bCs/>
          <w:sz w:val="24"/>
          <w:szCs w:val="24"/>
          <w:lang w:val="en-US" w:eastAsia="zh-Hans"/>
        </w:rPr>
        <w:t>上述</w:t>
      </w:r>
      <w:r>
        <w:rPr>
          <w:rFonts w:hint="eastAsia" w:ascii="宋体" w:hAnsi="宋体" w:eastAsia="宋体" w:cs="宋体"/>
          <w:b w:val="0"/>
          <w:bCs/>
          <w:sz w:val="24"/>
          <w:szCs w:val="24"/>
          <w:lang w:val="en-US" w:eastAsia="zh-CN"/>
        </w:rPr>
        <w:t>店铺</w:t>
      </w:r>
      <w:r>
        <w:rPr>
          <w:rFonts w:hint="eastAsia" w:ascii="宋体" w:hAnsi="宋体" w:eastAsia="宋体" w:cs="宋体"/>
          <w:b w:val="0"/>
          <w:bCs/>
          <w:sz w:val="24"/>
          <w:szCs w:val="24"/>
          <w:lang w:val="en-US" w:eastAsia="zh-Hans"/>
        </w:rPr>
        <w:t>租赁</w:t>
      </w:r>
      <w:r>
        <w:rPr>
          <w:rFonts w:hint="eastAsia" w:ascii="宋体" w:hAnsi="宋体" w:eastAsia="宋体" w:cs="宋体"/>
          <w:b w:val="0"/>
          <w:bCs/>
          <w:sz w:val="24"/>
          <w:szCs w:val="24"/>
          <w:lang w:val="en-US" w:eastAsia="zh-CN"/>
        </w:rPr>
        <w:t>给任何第三方。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rPr>
          <w:rFonts w:hint="eastAsia" w:ascii="宋体" w:hAnsi="宋体" w:eastAsia="宋体" w:cs="宋体"/>
          <w:b w:val="0"/>
          <w:bCs/>
          <w:sz w:val="24"/>
          <w:szCs w:val="24"/>
          <w:lang w:val="en-US" w:eastAsia="zh-CN"/>
        </w:rPr>
        <w:pPrChange w:id="11" w:author="CY/" w:date="2023-05-12T14:15:55Z">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pPr>
        </w:pPrChange>
      </w:pPr>
      <w:ins w:id="12" w:author="CY/" w:date="2023-05-12T14:13:54Z">
        <w:r>
          <w:rPr>
            <w:rFonts w:hint="eastAsia" w:ascii="宋体" w:hAnsi="宋体" w:eastAsia="宋体" w:cs="宋体"/>
            <w:b w:val="0"/>
            <w:bCs/>
            <w:sz w:val="24"/>
            <w:szCs w:val="24"/>
            <w:lang w:val="en-US" w:eastAsia="zh-CN"/>
          </w:rPr>
          <w:t>6</w:t>
        </w:r>
      </w:ins>
      <w:r>
        <w:rPr>
          <w:rFonts w:hint="eastAsia" w:ascii="宋体" w:hAnsi="宋体" w:eastAsia="宋体" w:cs="宋体"/>
          <w:b w:val="0"/>
          <w:bCs/>
          <w:sz w:val="24"/>
          <w:szCs w:val="24"/>
          <w:lang w:val="en-US" w:eastAsia="zh-Hans"/>
        </w:rPr>
        <w:t>.该店铺交付</w:t>
      </w:r>
      <w:r>
        <w:rPr>
          <w:rFonts w:hint="eastAsia" w:ascii="宋体" w:hAnsi="宋体" w:eastAsia="宋体" w:cs="宋体"/>
          <w:b w:val="0"/>
          <w:bCs/>
          <w:sz w:val="24"/>
          <w:szCs w:val="24"/>
          <w:lang w:val="en-US" w:eastAsia="zh-CN"/>
        </w:rPr>
        <w:t>乙方</w:t>
      </w:r>
      <w:r>
        <w:rPr>
          <w:rFonts w:hint="eastAsia" w:ascii="宋体" w:hAnsi="宋体" w:eastAsia="宋体" w:cs="宋体"/>
          <w:b w:val="0"/>
          <w:bCs/>
          <w:sz w:val="24"/>
          <w:szCs w:val="24"/>
          <w:lang w:val="en-US" w:eastAsia="zh-Hans"/>
        </w:rPr>
        <w:t>前所产生的全部债权债务均由甲方承担，与乙方无关；如乙方因此承担相关责任后，乙方有权向甲方进行全额追偿</w:t>
      </w:r>
      <w:r>
        <w:rPr>
          <w:rFonts w:hint="eastAsia" w:ascii="宋体" w:hAnsi="宋体" w:eastAsia="宋体" w:cs="宋体"/>
          <w:b w:val="0"/>
          <w:bCs/>
          <w:sz w:val="24"/>
          <w:szCs w:val="24"/>
          <w:lang w:val="en-US" w:eastAsia="zh-CN"/>
        </w:rPr>
        <w:t>。</w:t>
      </w:r>
      <w:r>
        <w:rPr>
          <w:rFonts w:hint="eastAsia" w:ascii="宋体" w:hAnsi="宋体" w:eastAsia="宋体" w:cs="宋体"/>
          <w:b w:val="0"/>
          <w:bCs/>
          <w:sz w:val="24"/>
          <w:szCs w:val="24"/>
          <w:lang w:val="en-US" w:eastAsia="zh-Hans"/>
        </w:rPr>
        <w:t>该店铺交付乙方后，所产生的债权债务均与甲方无关。</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rPr>
          <w:rFonts w:hint="eastAsia" w:ascii="宋体" w:hAnsi="宋体" w:eastAsia="宋体" w:cs="宋体"/>
          <w:b w:val="0"/>
          <w:bCs/>
          <w:sz w:val="24"/>
          <w:szCs w:val="24"/>
          <w:lang w:val="en-US" w:eastAsia="zh-Hans"/>
        </w:rPr>
      </w:pPr>
      <w:ins w:id="13" w:author="CY/" w:date="2023-05-12T14:15:58Z">
        <w:r>
          <w:rPr>
            <w:rFonts w:hint="eastAsia" w:ascii="宋体" w:hAnsi="宋体" w:eastAsia="宋体" w:cs="宋体"/>
            <w:b w:val="0"/>
            <w:bCs/>
            <w:sz w:val="24"/>
            <w:szCs w:val="24"/>
            <w:lang w:val="en-US" w:eastAsia="zh-CN"/>
          </w:rPr>
          <w:t>7</w:t>
        </w:r>
      </w:ins>
      <w:r>
        <w:rPr>
          <w:rFonts w:hint="eastAsia" w:ascii="宋体" w:hAnsi="宋体" w:eastAsia="宋体" w:cs="宋体"/>
          <w:b w:val="0"/>
          <w:bCs/>
          <w:sz w:val="24"/>
          <w:szCs w:val="24"/>
          <w:lang w:val="en-US" w:eastAsia="zh-CN"/>
        </w:rPr>
        <w:t>.乙方接收店铺后，如</w:t>
      </w:r>
      <w:r>
        <w:rPr>
          <w:rFonts w:hint="eastAsia" w:ascii="宋体" w:hAnsi="宋体" w:eastAsia="宋体" w:cs="宋体"/>
          <w:b w:val="0"/>
          <w:bCs/>
          <w:sz w:val="24"/>
          <w:szCs w:val="24"/>
          <w:lang w:val="en-US" w:eastAsia="zh-Hans"/>
        </w:rPr>
        <w:t>出现</w:t>
      </w:r>
      <w:r>
        <w:rPr>
          <w:rFonts w:hint="eastAsia" w:ascii="宋体" w:hAnsi="宋体" w:eastAsia="宋体" w:cs="宋体"/>
          <w:b w:val="0"/>
          <w:bCs/>
          <w:sz w:val="24"/>
          <w:szCs w:val="24"/>
          <w:lang w:val="en-US" w:eastAsia="zh-CN"/>
        </w:rPr>
        <w:t>账号没上数据</w:t>
      </w:r>
      <w:r>
        <w:rPr>
          <w:rFonts w:hint="eastAsia" w:ascii="宋体" w:hAnsi="宋体" w:eastAsia="宋体" w:cs="宋体"/>
          <w:b w:val="0"/>
          <w:bCs/>
          <w:sz w:val="24"/>
          <w:szCs w:val="24"/>
          <w:lang w:val="en-US" w:eastAsia="zh-Hans"/>
        </w:rPr>
        <w:t>等</w:t>
      </w:r>
      <w:r>
        <w:rPr>
          <w:rFonts w:hint="eastAsia" w:ascii="宋体" w:hAnsi="宋体" w:eastAsia="宋体" w:cs="宋体"/>
          <w:b w:val="0"/>
          <w:bCs/>
          <w:sz w:val="24"/>
          <w:szCs w:val="24"/>
          <w:lang w:val="en-US" w:eastAsia="zh-CN"/>
        </w:rPr>
        <w:t>情况，甲方须提供不少于7个工作日的质保期</w:t>
      </w:r>
      <w:r>
        <w:rPr>
          <w:rFonts w:hint="eastAsia" w:ascii="宋体" w:hAnsi="宋体" w:eastAsia="宋体" w:cs="宋体"/>
          <w:b w:val="0"/>
          <w:bCs/>
          <w:sz w:val="24"/>
          <w:szCs w:val="24"/>
          <w:lang w:val="en-US" w:eastAsia="zh-Hans"/>
        </w:rPr>
        <w:t>，在质保期内仍无法解决的，应及时更换新的可使用的店铺出租给乙方</w:t>
      </w:r>
      <w:r>
        <w:rPr>
          <w:rFonts w:hint="eastAsia" w:ascii="宋体" w:hAnsi="宋体" w:eastAsia="宋体" w:cs="宋体"/>
          <w:b w:val="0"/>
          <w:bCs/>
          <w:sz w:val="24"/>
          <w:szCs w:val="24"/>
          <w:lang w:val="en-US" w:eastAsia="zh-CN"/>
        </w:rPr>
        <w:t>；因</w:t>
      </w:r>
      <w:ins w:id="14" w:author="CY/" w:date="2023-05-12T14:51:39Z">
        <w:r>
          <w:rPr>
            <w:rFonts w:hint="eastAsia" w:ascii="宋体" w:hAnsi="宋体" w:eastAsia="宋体" w:cs="宋体"/>
            <w:b w:val="0"/>
            <w:bCs/>
            <w:sz w:val="24"/>
            <w:szCs w:val="24"/>
            <w:lang w:val="en-US" w:eastAsia="zh-CN"/>
          </w:rPr>
          <w:t>收款卡</w:t>
        </w:r>
      </w:ins>
      <w:r>
        <w:rPr>
          <w:rFonts w:hint="eastAsia" w:ascii="宋体" w:hAnsi="宋体" w:eastAsia="宋体" w:cs="宋体"/>
          <w:b w:val="0"/>
          <w:bCs/>
          <w:sz w:val="24"/>
          <w:szCs w:val="24"/>
          <w:lang w:val="en-US" w:eastAsia="zh-CN"/>
        </w:rPr>
        <w:t>更换须甲方配合处理，乙方不能自主更换时，甲方无条件接受乙方委托更换</w:t>
      </w:r>
      <w:ins w:id="15" w:author="CY/" w:date="2023-05-12T14:51:39Z">
        <w:r>
          <w:rPr>
            <w:rFonts w:hint="eastAsia" w:ascii="宋体" w:hAnsi="宋体" w:eastAsia="宋体" w:cs="宋体"/>
            <w:b w:val="0"/>
            <w:bCs/>
            <w:sz w:val="24"/>
            <w:szCs w:val="24"/>
            <w:lang w:val="en-US" w:eastAsia="zh-CN"/>
          </w:rPr>
          <w:t>收款卡</w:t>
        </w:r>
      </w:ins>
      <w:r>
        <w:rPr>
          <w:rFonts w:hint="eastAsia" w:ascii="宋体" w:hAnsi="宋体" w:eastAsia="宋体" w:cs="宋体"/>
          <w:b w:val="0"/>
          <w:bCs/>
          <w:sz w:val="24"/>
          <w:szCs w:val="24"/>
          <w:lang w:val="en-US" w:eastAsia="zh-Hans"/>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rPr>
          <w:rFonts w:hint="eastAsia" w:ascii="宋体" w:hAnsi="宋体" w:eastAsia="宋体" w:cs="宋体"/>
          <w:b w:val="0"/>
          <w:bCs/>
          <w:sz w:val="24"/>
          <w:szCs w:val="24"/>
          <w:lang w:val="en-US" w:eastAsia="zh-CN"/>
        </w:rPr>
      </w:pPr>
      <w:ins w:id="16" w:author="CY/" w:date="2023-05-12T14:14:04Z">
        <w:r>
          <w:rPr>
            <w:rFonts w:hint="eastAsia" w:ascii="宋体" w:hAnsi="宋体" w:eastAsia="宋体" w:cs="宋体"/>
            <w:b w:val="0"/>
            <w:bCs/>
            <w:sz w:val="24"/>
            <w:szCs w:val="24"/>
            <w:lang w:val="en-US" w:eastAsia="zh-CN"/>
          </w:rPr>
          <w:t>10</w:t>
        </w:r>
      </w:ins>
      <w:r>
        <w:rPr>
          <w:rFonts w:hint="default" w:ascii="宋体" w:hAnsi="宋体" w:eastAsia="宋体" w:cs="宋体"/>
          <w:b w:val="0"/>
          <w:bCs/>
          <w:sz w:val="24"/>
          <w:szCs w:val="24"/>
          <w:lang w:eastAsia="zh-Hans"/>
        </w:rPr>
        <w:t>.</w:t>
      </w:r>
      <w:r>
        <w:rPr>
          <w:rFonts w:hint="eastAsia" w:ascii="宋体" w:hAnsi="宋体" w:eastAsia="宋体" w:cs="宋体"/>
          <w:b w:val="0"/>
          <w:bCs/>
          <w:sz w:val="24"/>
          <w:szCs w:val="24"/>
          <w:lang w:val="en-US" w:eastAsia="zh-CN"/>
        </w:rPr>
        <w:t>乙方接收店铺后，如出现邮箱是否解绑、无法自主使用等任何导致亚马逊平台账号不能正常使用的问题，甲方应立即积极全力配合乙方解决相关事宜，并在租赁时间内承诺提供更换邮箱等全方位的保障服务。</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119" w:leftChars="0" w:firstLine="480" w:firstLineChars="200"/>
        <w:jc w:val="both"/>
        <w:textAlignment w:val="auto"/>
        <w:rPr>
          <w:rFonts w:hint="eastAsia" w:ascii="宋体" w:hAnsi="宋体" w:eastAsia="宋体" w:cs="宋体"/>
          <w:b w:val="0"/>
          <w:bCs/>
          <w:sz w:val="24"/>
          <w:szCs w:val="24"/>
          <w:lang w:val="en-US" w:eastAsia="zh-CN"/>
        </w:rPr>
      </w:pPr>
      <w:ins w:id="17" w:author="CY/" w:date="2023-05-12T14:14:07Z">
        <w:r>
          <w:rPr>
            <w:rFonts w:hint="eastAsia" w:ascii="宋体" w:hAnsi="宋体" w:eastAsia="宋体" w:cs="宋体"/>
            <w:b w:val="0"/>
            <w:bCs/>
            <w:sz w:val="24"/>
            <w:szCs w:val="24"/>
            <w:lang w:val="en-US" w:eastAsia="zh-CN"/>
          </w:rPr>
          <w:t>11</w:t>
        </w:r>
      </w:ins>
      <w:r>
        <w:rPr>
          <w:rFonts w:hint="eastAsia" w:ascii="宋体" w:hAnsi="宋体" w:eastAsia="宋体" w:cs="宋体"/>
          <w:b w:val="0"/>
          <w:bCs/>
          <w:sz w:val="24"/>
          <w:szCs w:val="24"/>
          <w:lang w:val="en-US" w:eastAsia="zh-CN"/>
        </w:rPr>
        <w:t>.甲方提供的《授权书》应附于本协议后，是本协议的组成部分，且甲方应对《授权书》的真实有效性负相关法律责任。</w:t>
      </w:r>
    </w:p>
    <w:p>
      <w:pPr>
        <w:keepNext w:val="0"/>
        <w:keepLines w:val="0"/>
        <w:pageBreakBefore w:val="0"/>
        <w:widowControl w:val="0"/>
        <w:numPr>
          <w:ilvl w:val="0"/>
          <w:numId w:val="0"/>
        </w:numPr>
        <w:kinsoku/>
        <w:wordWrap/>
        <w:overflowPunct/>
        <w:topLinePunct w:val="0"/>
        <w:autoSpaceDE/>
        <w:autoSpaceDN/>
        <w:bidi w:val="0"/>
        <w:adjustRightInd/>
        <w:snapToGrid/>
        <w:spacing w:before="157" w:beforeLines="50" w:afterLines="0" w:line="360" w:lineRule="auto"/>
        <w:ind w:left="119" w:leftChars="0" w:firstLine="482" w:firstLineChars="200"/>
        <w:jc w:val="both"/>
        <w:textAlignment w:val="auto"/>
        <w:rPr>
          <w:rFonts w:hint="eastAsia" w:ascii="宋体" w:hAnsi="宋体" w:eastAsia="宋体" w:cs="宋体"/>
          <w:b/>
          <w:bCs w:val="0"/>
          <w:sz w:val="24"/>
          <w:szCs w:val="24"/>
          <w:lang w:val="en-US" w:eastAsia="zh-CN"/>
        </w:rPr>
      </w:pPr>
      <w:r>
        <w:rPr>
          <w:rFonts w:hint="eastAsia" w:ascii="宋体" w:hAnsi="宋体" w:eastAsia="宋体" w:cs="宋体"/>
          <w:b/>
          <w:bCs w:val="0"/>
          <w:sz w:val="24"/>
          <w:szCs w:val="24"/>
          <w:lang w:val="en-US" w:eastAsia="zh-CN"/>
        </w:rPr>
        <w:t>四、乙方权利与义务</w:t>
      </w:r>
    </w:p>
    <w:p>
      <w:pPr>
        <w:pStyle w:val="5"/>
        <w:keepNext w:val="0"/>
        <w:keepLines w:val="0"/>
        <w:pageBreakBefore w:val="0"/>
        <w:widowControl w:val="0"/>
        <w:kinsoku/>
        <w:wordWrap/>
        <w:overflowPunct/>
        <w:topLinePunct w:val="0"/>
        <w:autoSpaceDE/>
        <w:autoSpaceDN/>
        <w:bidi w:val="0"/>
        <w:adjustRightInd/>
        <w:snapToGrid/>
        <w:spacing w:before="0" w:beforeLines="0" w:afterLines="0" w:line="360" w:lineRule="auto"/>
        <w:ind w:firstLine="480" w:firstLineChars="200"/>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1</w:t>
      </w:r>
      <w:r>
        <w:rPr>
          <w:rFonts w:hint="eastAsia" w:ascii="宋体" w:hAnsi="宋体" w:eastAsia="宋体" w:cs="宋体"/>
          <w:b w:val="0"/>
          <w:bCs/>
          <w:kern w:val="2"/>
          <w:sz w:val="24"/>
          <w:szCs w:val="24"/>
          <w:lang w:val="en-US" w:eastAsia="zh-Hans" w:bidi="ar-SA"/>
        </w:rPr>
        <w:t>.</w:t>
      </w:r>
      <w:r>
        <w:rPr>
          <w:rFonts w:hint="eastAsia" w:ascii="宋体" w:hAnsi="宋体" w:eastAsia="宋体" w:cs="宋体"/>
          <w:b w:val="0"/>
          <w:bCs/>
          <w:kern w:val="2"/>
          <w:sz w:val="24"/>
          <w:szCs w:val="24"/>
          <w:lang w:val="en-US" w:eastAsia="zh-CN" w:bidi="ar-SA"/>
        </w:rPr>
        <w:t>乙方应在签订本协议</w:t>
      </w:r>
      <w:r>
        <w:rPr>
          <w:rFonts w:hint="eastAsia" w:ascii="宋体" w:hAnsi="宋体" w:eastAsia="宋体" w:cs="宋体"/>
          <w:b w:val="0"/>
          <w:bCs/>
          <w:kern w:val="2"/>
          <w:sz w:val="24"/>
          <w:szCs w:val="24"/>
          <w:u w:val="single"/>
          <w:lang w:val="en-US" w:eastAsia="zh-CN" w:bidi="ar-SA"/>
        </w:rPr>
        <w:t xml:space="preserve">     </w:t>
      </w:r>
      <w:r>
        <w:rPr>
          <w:rFonts w:hint="eastAsia" w:ascii="宋体" w:hAnsi="宋体" w:eastAsia="宋体" w:cs="宋体"/>
          <w:b w:val="0"/>
          <w:bCs/>
          <w:kern w:val="2"/>
          <w:sz w:val="24"/>
          <w:szCs w:val="24"/>
          <w:lang w:val="en-US" w:eastAsia="zh-CN" w:bidi="ar-SA"/>
        </w:rPr>
        <w:t>个工作日内，将</w:t>
      </w:r>
      <w:r>
        <w:rPr>
          <w:rFonts w:hint="eastAsia" w:ascii="宋体" w:hAnsi="宋体" w:eastAsia="宋体" w:cs="宋体"/>
          <w:b w:val="0"/>
          <w:bCs/>
          <w:kern w:val="2"/>
          <w:sz w:val="24"/>
          <w:szCs w:val="24"/>
          <w:lang w:val="en-US" w:eastAsia="zh-Hans" w:bidi="ar-SA"/>
        </w:rPr>
        <w:t>租金</w:t>
      </w:r>
      <w:r>
        <w:rPr>
          <w:rFonts w:hint="eastAsia" w:ascii="宋体" w:hAnsi="宋体" w:eastAsia="宋体" w:cs="宋体"/>
          <w:b w:val="0"/>
          <w:bCs/>
          <w:kern w:val="2"/>
          <w:sz w:val="24"/>
          <w:szCs w:val="24"/>
          <w:lang w:val="en-US" w:eastAsia="zh-CN" w:bidi="ar-SA"/>
        </w:rPr>
        <w:t>汇入甲方指定账户。</w:t>
      </w:r>
    </w:p>
    <w:p>
      <w:pPr>
        <w:pStyle w:val="5"/>
        <w:keepNext w:val="0"/>
        <w:keepLines w:val="0"/>
        <w:pageBreakBefore w:val="0"/>
        <w:widowControl w:val="0"/>
        <w:kinsoku/>
        <w:wordWrap/>
        <w:overflowPunct/>
        <w:topLinePunct w:val="0"/>
        <w:autoSpaceDE/>
        <w:autoSpaceDN/>
        <w:bidi w:val="0"/>
        <w:adjustRightInd/>
        <w:snapToGrid/>
        <w:spacing w:before="0" w:beforeLines="0" w:afterLines="0" w:line="360" w:lineRule="auto"/>
        <w:ind w:firstLine="480" w:firstLineChars="200"/>
        <w:textAlignment w:val="auto"/>
        <w:rPr>
          <w:rFonts w:hint="default"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w:t>
      </w:r>
      <w:r>
        <w:rPr>
          <w:rFonts w:hint="default" w:ascii="宋体" w:hAnsi="宋体" w:eastAsia="宋体" w:cs="宋体"/>
          <w:b w:val="0"/>
          <w:bCs/>
          <w:kern w:val="2"/>
          <w:sz w:val="24"/>
          <w:szCs w:val="24"/>
          <w:lang w:eastAsia="zh-CN" w:bidi="ar-SA"/>
        </w:rPr>
        <w:t>.</w:t>
      </w:r>
      <w:r>
        <w:rPr>
          <w:rFonts w:hint="eastAsia" w:ascii="宋体" w:hAnsi="宋体" w:eastAsia="宋体" w:cs="宋体"/>
          <w:b w:val="0"/>
          <w:bCs/>
          <w:kern w:val="2"/>
          <w:sz w:val="24"/>
          <w:szCs w:val="24"/>
          <w:lang w:val="en-US" w:eastAsia="zh-CN" w:bidi="ar-SA"/>
        </w:rPr>
        <w:t>乙方支付</w:t>
      </w:r>
      <w:r>
        <w:rPr>
          <w:rFonts w:hint="eastAsia" w:ascii="宋体" w:hAnsi="宋体" w:eastAsia="宋体" w:cs="宋体"/>
          <w:b w:val="0"/>
          <w:bCs/>
          <w:kern w:val="2"/>
          <w:sz w:val="24"/>
          <w:szCs w:val="24"/>
          <w:lang w:val="en-US" w:eastAsia="zh-Hans" w:bidi="ar-SA"/>
        </w:rPr>
        <w:t>店铺租金</w:t>
      </w:r>
      <w:r>
        <w:rPr>
          <w:rFonts w:hint="eastAsia" w:ascii="宋体" w:hAnsi="宋体" w:eastAsia="宋体" w:cs="宋体"/>
          <w:b w:val="0"/>
          <w:bCs/>
          <w:kern w:val="2"/>
          <w:sz w:val="24"/>
          <w:szCs w:val="24"/>
          <w:lang w:val="en-US" w:eastAsia="zh-CN" w:bidi="ar-SA"/>
        </w:rPr>
        <w:t>后，即取得该店铺</w:t>
      </w:r>
      <w:r>
        <w:rPr>
          <w:rFonts w:hint="eastAsia" w:ascii="宋体" w:hAnsi="宋体" w:eastAsia="宋体" w:cs="宋体"/>
          <w:b w:val="0"/>
          <w:bCs/>
          <w:kern w:val="2"/>
          <w:sz w:val="24"/>
          <w:szCs w:val="24"/>
          <w:lang w:val="en-US" w:eastAsia="zh-Hans" w:bidi="ar-SA"/>
        </w:rPr>
        <w:t>的经营权</w:t>
      </w:r>
      <w:r>
        <w:rPr>
          <w:rFonts w:hint="eastAsia" w:ascii="宋体" w:hAnsi="宋体" w:eastAsia="宋体" w:cs="宋体"/>
          <w:b w:val="0"/>
          <w:bCs/>
          <w:kern w:val="2"/>
          <w:sz w:val="24"/>
          <w:szCs w:val="24"/>
          <w:lang w:val="en-US" w:eastAsia="zh-CN" w:bidi="ar-SA"/>
        </w:rPr>
        <w:t>，有权独立经营管理、享有店铺收益，甲方不得干涉且不得</w:t>
      </w:r>
      <w:r>
        <w:rPr>
          <w:rFonts w:hint="eastAsia" w:ascii="宋体" w:hAnsi="宋体" w:eastAsia="宋体" w:cs="宋体"/>
          <w:b w:val="0"/>
          <w:bCs/>
          <w:kern w:val="2"/>
          <w:sz w:val="24"/>
          <w:szCs w:val="24"/>
          <w:lang w:val="en-US" w:eastAsia="zh-Hans" w:bidi="ar-SA"/>
        </w:rPr>
        <w:t>以任何理由</w:t>
      </w:r>
      <w:r>
        <w:rPr>
          <w:rFonts w:hint="eastAsia" w:ascii="宋体" w:hAnsi="宋体" w:eastAsia="宋体" w:cs="宋体"/>
          <w:b w:val="0"/>
          <w:bCs/>
          <w:kern w:val="2"/>
          <w:sz w:val="24"/>
          <w:szCs w:val="24"/>
          <w:lang w:val="en-US" w:eastAsia="zh-CN" w:bidi="ar-SA"/>
        </w:rPr>
        <w:t>扣留该店铺的任何款项。</w:t>
      </w:r>
    </w:p>
    <w:p>
      <w:pPr>
        <w:pStyle w:val="5"/>
        <w:keepNext w:val="0"/>
        <w:keepLines w:val="0"/>
        <w:pageBreakBefore w:val="0"/>
        <w:widowControl w:val="0"/>
        <w:kinsoku/>
        <w:wordWrap/>
        <w:overflowPunct/>
        <w:topLinePunct w:val="0"/>
        <w:autoSpaceDE/>
        <w:autoSpaceDN/>
        <w:bidi w:val="0"/>
        <w:adjustRightInd/>
        <w:snapToGrid/>
        <w:spacing w:before="0" w:beforeLines="0" w:afterLines="0" w:line="360" w:lineRule="auto"/>
        <w:ind w:firstLine="480" w:firstLineChars="200"/>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3</w:t>
      </w:r>
      <w:r>
        <w:rPr>
          <w:rFonts w:hint="eastAsia" w:ascii="宋体" w:hAnsi="宋体" w:eastAsia="宋体" w:cs="宋体"/>
          <w:b w:val="0"/>
          <w:bCs/>
          <w:kern w:val="2"/>
          <w:sz w:val="24"/>
          <w:szCs w:val="24"/>
          <w:lang w:val="en-US" w:eastAsia="zh-Hans" w:bidi="ar-SA"/>
        </w:rPr>
        <w:t>.</w:t>
      </w:r>
      <w:r>
        <w:rPr>
          <w:rFonts w:hint="eastAsia" w:ascii="宋体" w:hAnsi="宋体" w:eastAsia="宋体" w:cs="宋体"/>
          <w:b w:val="0"/>
          <w:bCs/>
          <w:kern w:val="2"/>
          <w:sz w:val="24"/>
          <w:szCs w:val="24"/>
          <w:lang w:val="en-US" w:eastAsia="zh-CN" w:bidi="ar-SA"/>
        </w:rPr>
        <w:t>乙方承诺</w:t>
      </w:r>
      <w:r>
        <w:rPr>
          <w:rFonts w:hint="eastAsia" w:ascii="宋体" w:hAnsi="宋体" w:eastAsia="宋体" w:cs="宋体"/>
          <w:b w:val="0"/>
          <w:bCs/>
          <w:kern w:val="2"/>
          <w:sz w:val="24"/>
          <w:szCs w:val="24"/>
          <w:lang w:val="en-US" w:eastAsia="zh-Hans" w:bidi="ar-SA"/>
        </w:rPr>
        <w:t>对于</w:t>
      </w:r>
      <w:r>
        <w:rPr>
          <w:rFonts w:hint="eastAsia" w:ascii="宋体" w:hAnsi="宋体" w:eastAsia="宋体" w:cs="宋体"/>
          <w:b w:val="0"/>
          <w:bCs/>
          <w:kern w:val="2"/>
          <w:sz w:val="24"/>
          <w:szCs w:val="24"/>
          <w:lang w:val="en-US" w:eastAsia="zh-CN" w:bidi="ar-SA"/>
        </w:rPr>
        <w:t>甲方所提供的个人信息或公司企业</w:t>
      </w:r>
      <w:ins w:id="18" w:author="CY/" w:date="2023-05-12T14:51:22Z">
        <w:r>
          <w:rPr>
            <w:rFonts w:hint="eastAsia" w:ascii="宋体" w:hAnsi="宋体" w:eastAsia="宋体" w:cs="宋体"/>
            <w:b w:val="0"/>
            <w:bCs/>
            <w:kern w:val="2"/>
            <w:sz w:val="24"/>
            <w:szCs w:val="24"/>
            <w:lang w:val="en-US" w:eastAsia="zh-CN" w:bidi="ar-SA"/>
          </w:rPr>
          <w:t>信息</w:t>
        </w:r>
      </w:ins>
      <w:r>
        <w:rPr>
          <w:rFonts w:hint="eastAsia" w:ascii="宋体" w:hAnsi="宋体" w:eastAsia="宋体" w:cs="宋体"/>
          <w:b w:val="0"/>
          <w:bCs/>
          <w:kern w:val="2"/>
          <w:sz w:val="24"/>
          <w:szCs w:val="24"/>
          <w:lang w:val="en-US" w:eastAsia="zh-Hans" w:bidi="ar-SA"/>
        </w:rPr>
        <w:t>，</w:t>
      </w:r>
      <w:r>
        <w:rPr>
          <w:rFonts w:hint="eastAsia" w:ascii="宋体" w:hAnsi="宋体" w:eastAsia="宋体" w:cs="宋体"/>
          <w:b w:val="0"/>
          <w:bCs/>
          <w:kern w:val="2"/>
          <w:sz w:val="24"/>
          <w:szCs w:val="24"/>
          <w:lang w:val="en-US" w:eastAsia="zh-CN" w:bidi="ar-SA"/>
        </w:rPr>
        <w:t>仅</w:t>
      </w:r>
      <w:r>
        <w:rPr>
          <w:rFonts w:hint="eastAsia" w:ascii="宋体" w:hAnsi="宋体" w:eastAsia="宋体" w:cs="宋体"/>
          <w:b w:val="0"/>
          <w:bCs/>
          <w:kern w:val="2"/>
          <w:sz w:val="24"/>
          <w:szCs w:val="24"/>
          <w:lang w:val="en-US" w:eastAsia="zh-Hans" w:bidi="ar-SA"/>
        </w:rPr>
        <w:t>用于</w:t>
      </w:r>
      <w:r>
        <w:rPr>
          <w:rFonts w:hint="eastAsia" w:ascii="宋体" w:hAnsi="宋体" w:eastAsia="宋体" w:cs="宋体"/>
          <w:b w:val="0"/>
          <w:bCs/>
          <w:kern w:val="2"/>
          <w:sz w:val="24"/>
          <w:szCs w:val="24"/>
          <w:lang w:val="en-US" w:eastAsia="zh-CN" w:bidi="ar-SA"/>
        </w:rPr>
        <w:t>亚马逊电商平台店铺运营使用</w:t>
      </w:r>
      <w:r>
        <w:rPr>
          <w:rFonts w:hint="eastAsia" w:ascii="宋体" w:hAnsi="宋体" w:eastAsia="宋体" w:cs="宋体"/>
          <w:b w:val="0"/>
          <w:bCs/>
          <w:kern w:val="2"/>
          <w:sz w:val="24"/>
          <w:szCs w:val="24"/>
          <w:lang w:val="en-US" w:eastAsia="zh-Hans" w:bidi="ar-SA"/>
        </w:rPr>
        <w:t>（</w:t>
      </w:r>
      <w:r>
        <w:rPr>
          <w:rFonts w:hint="eastAsia" w:ascii="宋体" w:hAnsi="宋体" w:eastAsia="宋体" w:cs="宋体"/>
          <w:b w:val="0"/>
          <w:bCs/>
          <w:kern w:val="2"/>
          <w:sz w:val="24"/>
          <w:szCs w:val="24"/>
          <w:lang w:val="en-US" w:eastAsia="zh-CN" w:bidi="ar-SA"/>
        </w:rPr>
        <w:t>包括但不限于店铺账号运营</w:t>
      </w:r>
      <w:ins w:id="19" w:author="CY/" w:date="2023-05-12T14:16:57Z">
        <w:r>
          <w:rPr>
            <w:rFonts w:hint="eastAsia" w:ascii="宋体" w:hAnsi="宋体" w:eastAsia="宋体" w:cs="宋体"/>
            <w:b w:val="0"/>
            <w:bCs/>
            <w:kern w:val="2"/>
            <w:sz w:val="24"/>
            <w:szCs w:val="24"/>
            <w:lang w:val="en-US" w:eastAsia="zh-CN" w:bidi="ar-SA"/>
          </w:rPr>
          <w:t>，</w:t>
        </w:r>
      </w:ins>
      <w:r>
        <w:rPr>
          <w:rFonts w:hint="eastAsia" w:ascii="宋体" w:hAnsi="宋体" w:eastAsia="宋体" w:cs="宋体"/>
          <w:b w:val="0"/>
          <w:bCs/>
          <w:kern w:val="2"/>
          <w:sz w:val="24"/>
          <w:szCs w:val="24"/>
          <w:lang w:val="en-US" w:eastAsia="zh-CN" w:bidi="ar-SA"/>
        </w:rPr>
        <w:t>购买相关保险等</w:t>
      </w:r>
      <w:r>
        <w:rPr>
          <w:rFonts w:hint="eastAsia" w:ascii="宋体" w:hAnsi="宋体" w:eastAsia="宋体" w:cs="宋体"/>
          <w:b w:val="0"/>
          <w:bCs/>
          <w:kern w:val="2"/>
          <w:sz w:val="24"/>
          <w:szCs w:val="24"/>
          <w:lang w:val="en-US" w:eastAsia="zh-Hans" w:bidi="ar-SA"/>
        </w:rPr>
        <w:t>）；乙方承诺不将上述信息用于</w:t>
      </w:r>
      <w:r>
        <w:rPr>
          <w:rFonts w:hint="eastAsia" w:ascii="宋体" w:hAnsi="宋体" w:eastAsia="宋体" w:cs="宋体"/>
          <w:b w:val="0"/>
          <w:bCs/>
          <w:kern w:val="2"/>
          <w:sz w:val="24"/>
          <w:szCs w:val="24"/>
          <w:lang w:val="en-US" w:eastAsia="zh-CN" w:bidi="ar-SA"/>
        </w:rPr>
        <w:t>亚马逊电商平台</w:t>
      </w:r>
      <w:r>
        <w:rPr>
          <w:rFonts w:hint="eastAsia" w:ascii="宋体" w:hAnsi="宋体" w:eastAsia="宋体" w:cs="宋体"/>
          <w:b w:val="0"/>
          <w:bCs/>
          <w:kern w:val="2"/>
          <w:sz w:val="24"/>
          <w:szCs w:val="24"/>
          <w:lang w:val="en-US" w:eastAsia="zh-Hans" w:bidi="ar-SA"/>
        </w:rPr>
        <w:t>店铺</w:t>
      </w:r>
      <w:r>
        <w:rPr>
          <w:rFonts w:hint="eastAsia" w:ascii="宋体" w:hAnsi="宋体" w:eastAsia="宋体" w:cs="宋体"/>
          <w:b w:val="0"/>
          <w:bCs/>
          <w:kern w:val="2"/>
          <w:sz w:val="24"/>
          <w:szCs w:val="24"/>
          <w:lang w:val="en-US" w:eastAsia="zh-CN" w:bidi="ar-SA"/>
        </w:rPr>
        <w:t>以外</w:t>
      </w:r>
      <w:r>
        <w:rPr>
          <w:rFonts w:hint="eastAsia" w:ascii="宋体" w:hAnsi="宋体" w:eastAsia="宋体" w:cs="宋体"/>
          <w:b w:val="0"/>
          <w:bCs/>
          <w:kern w:val="2"/>
          <w:sz w:val="24"/>
          <w:szCs w:val="24"/>
          <w:lang w:val="en-US" w:eastAsia="zh-Hans" w:bidi="ar-SA"/>
        </w:rPr>
        <w:t>的经营事务；</w:t>
      </w:r>
      <w:r>
        <w:rPr>
          <w:rFonts w:hint="eastAsia" w:ascii="宋体" w:hAnsi="宋体" w:eastAsia="宋体" w:cs="宋体"/>
          <w:b w:val="0"/>
          <w:bCs/>
          <w:kern w:val="2"/>
          <w:sz w:val="24"/>
          <w:szCs w:val="24"/>
          <w:lang w:val="en-US" w:eastAsia="zh-CN" w:bidi="ar-SA"/>
        </w:rPr>
        <w:t>乙方</w:t>
      </w:r>
      <w:r>
        <w:rPr>
          <w:rFonts w:hint="eastAsia" w:ascii="宋体" w:hAnsi="宋体" w:eastAsia="宋体" w:cs="宋体"/>
          <w:b w:val="0"/>
          <w:bCs/>
          <w:kern w:val="2"/>
          <w:sz w:val="24"/>
          <w:szCs w:val="24"/>
          <w:lang w:val="en-US" w:eastAsia="zh-Hans" w:bidi="ar-SA"/>
        </w:rPr>
        <w:t>承诺店铺经营不</w:t>
      </w:r>
      <w:r>
        <w:rPr>
          <w:rFonts w:hint="eastAsia" w:ascii="宋体" w:hAnsi="宋体" w:eastAsia="宋体" w:cs="宋体"/>
          <w:b w:val="0"/>
          <w:bCs/>
          <w:kern w:val="2"/>
          <w:sz w:val="24"/>
          <w:szCs w:val="24"/>
          <w:lang w:val="en-US" w:eastAsia="zh-CN" w:bidi="ar-SA"/>
        </w:rPr>
        <w:t>涉及任何违法行为。</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360" w:lineRule="auto"/>
        <w:ind w:firstLine="480" w:firstLineChars="200"/>
        <w:jc w:val="both"/>
        <w:textAlignment w:val="auto"/>
        <w:rPr>
          <w:rFonts w:hint="eastAsia" w:ascii="宋体" w:hAnsi="宋体" w:eastAsia="宋体" w:cs="宋体"/>
          <w:b w:val="0"/>
          <w:bCs/>
          <w:kern w:val="2"/>
          <w:sz w:val="24"/>
          <w:szCs w:val="24"/>
          <w:lang w:val="en-US" w:eastAsia="zh-CN" w:bidi="ar-SA"/>
        </w:rPr>
      </w:pPr>
      <w:r>
        <w:rPr>
          <w:rFonts w:hint="default" w:ascii="宋体" w:hAnsi="宋体" w:eastAsia="宋体" w:cs="宋体"/>
          <w:b w:val="0"/>
          <w:bCs/>
          <w:kern w:val="2"/>
          <w:sz w:val="24"/>
          <w:szCs w:val="24"/>
          <w:lang w:eastAsia="zh-CN" w:bidi="ar-SA"/>
        </w:rPr>
        <w:t>4.</w:t>
      </w:r>
      <w:r>
        <w:rPr>
          <w:rFonts w:hint="eastAsia" w:ascii="宋体" w:hAnsi="宋体" w:eastAsia="宋体" w:cs="宋体"/>
          <w:b w:val="0"/>
          <w:bCs/>
          <w:kern w:val="2"/>
          <w:sz w:val="24"/>
          <w:szCs w:val="24"/>
          <w:lang w:val="en-US" w:eastAsia="zh-CN" w:bidi="ar-SA"/>
        </w:rPr>
        <w:t>如因不可抗力因素</w:t>
      </w:r>
      <w:r>
        <w:rPr>
          <w:rFonts w:hint="eastAsia" w:ascii="宋体" w:hAnsi="宋体" w:eastAsia="宋体" w:cs="宋体"/>
          <w:b w:val="0"/>
          <w:bCs/>
          <w:kern w:val="2"/>
          <w:sz w:val="24"/>
          <w:szCs w:val="24"/>
          <w:lang w:val="en-US" w:eastAsia="zh-Hans" w:bidi="ar-SA"/>
        </w:rPr>
        <w:t>，</w:t>
      </w:r>
      <w:r>
        <w:rPr>
          <w:rFonts w:hint="eastAsia" w:ascii="宋体" w:hAnsi="宋体" w:eastAsia="宋体" w:cs="宋体"/>
          <w:b w:val="0"/>
          <w:bCs/>
          <w:kern w:val="2"/>
          <w:sz w:val="24"/>
          <w:szCs w:val="24"/>
          <w:lang w:val="en-US" w:eastAsia="zh-CN" w:bidi="ar-SA"/>
        </w:rPr>
        <w:t>导致乙方</w:t>
      </w:r>
      <w:r>
        <w:rPr>
          <w:rFonts w:hint="eastAsia" w:ascii="宋体" w:hAnsi="宋体" w:eastAsia="宋体" w:cs="宋体"/>
          <w:b w:val="0"/>
          <w:bCs/>
          <w:kern w:val="2"/>
          <w:sz w:val="24"/>
          <w:szCs w:val="24"/>
          <w:lang w:val="en-US" w:eastAsia="zh-Hans" w:bidi="ar-SA"/>
        </w:rPr>
        <w:t>经营亏损，</w:t>
      </w:r>
      <w:r>
        <w:rPr>
          <w:rFonts w:hint="eastAsia" w:ascii="宋体" w:hAnsi="宋体" w:eastAsia="宋体" w:cs="宋体"/>
          <w:b w:val="0"/>
          <w:bCs/>
          <w:kern w:val="2"/>
          <w:sz w:val="24"/>
          <w:szCs w:val="24"/>
          <w:lang w:val="en-US" w:eastAsia="zh-CN" w:bidi="ar-SA"/>
        </w:rPr>
        <w:t>与甲方无关</w:t>
      </w:r>
      <w:r>
        <w:rPr>
          <w:rFonts w:hint="eastAsia" w:ascii="宋体" w:hAnsi="宋体" w:eastAsia="宋体" w:cs="宋体"/>
          <w:b w:val="0"/>
          <w:bCs/>
          <w:kern w:val="2"/>
          <w:sz w:val="24"/>
          <w:szCs w:val="24"/>
          <w:lang w:val="en-US" w:eastAsia="zh-Hans" w:bidi="ar-SA"/>
        </w:rPr>
        <w:t>；但如因店铺账号异常等原因造成乙方无法正常使用，</w:t>
      </w:r>
      <w:r>
        <w:rPr>
          <w:rFonts w:hint="eastAsia" w:ascii="宋体" w:hAnsi="宋体" w:eastAsia="宋体" w:cs="宋体"/>
          <w:b w:val="0"/>
          <w:bCs/>
          <w:kern w:val="2"/>
          <w:sz w:val="24"/>
          <w:szCs w:val="24"/>
          <w:lang w:val="en-US" w:eastAsia="zh-CN" w:bidi="ar-SA"/>
        </w:rPr>
        <w:t>甲方有</w:t>
      </w:r>
      <w:r>
        <w:rPr>
          <w:rFonts w:hint="eastAsia" w:ascii="宋体" w:hAnsi="宋体" w:eastAsia="宋体" w:cs="宋体"/>
          <w:b w:val="0"/>
          <w:bCs/>
          <w:kern w:val="2"/>
          <w:sz w:val="24"/>
          <w:szCs w:val="24"/>
          <w:lang w:val="en-US" w:eastAsia="zh-Hans" w:bidi="ar-SA"/>
        </w:rPr>
        <w:t>义务解决相关问题确保乙方的正常使用；如出现</w:t>
      </w:r>
      <w:r>
        <w:rPr>
          <w:rFonts w:hint="eastAsia" w:ascii="宋体" w:hAnsi="宋体" w:eastAsia="宋体" w:cs="宋体"/>
          <w:b w:val="0"/>
          <w:bCs/>
          <w:kern w:val="2"/>
          <w:sz w:val="24"/>
          <w:szCs w:val="24"/>
          <w:lang w:val="en-US" w:eastAsia="zh-CN" w:bidi="ar-SA"/>
        </w:rPr>
        <w:t>亚马逊</w:t>
      </w:r>
      <w:r>
        <w:rPr>
          <w:rFonts w:hint="eastAsia" w:ascii="宋体" w:hAnsi="宋体" w:eastAsia="宋体" w:cs="宋体"/>
          <w:b w:val="0"/>
          <w:bCs/>
          <w:kern w:val="2"/>
          <w:sz w:val="24"/>
          <w:szCs w:val="24"/>
          <w:lang w:val="en-US" w:eastAsia="zh-Hans" w:bidi="ar-SA"/>
        </w:rPr>
        <w:t>平台</w:t>
      </w:r>
      <w:r>
        <w:rPr>
          <w:rFonts w:hint="eastAsia" w:ascii="宋体" w:hAnsi="宋体" w:eastAsia="宋体" w:cs="宋体"/>
          <w:b w:val="0"/>
          <w:bCs/>
          <w:kern w:val="2"/>
          <w:sz w:val="24"/>
          <w:szCs w:val="24"/>
          <w:lang w:val="en-US" w:eastAsia="zh-CN" w:bidi="ar-SA"/>
        </w:rPr>
        <w:t>变动、更新升级等</w:t>
      </w:r>
      <w:r>
        <w:rPr>
          <w:rFonts w:hint="eastAsia" w:ascii="宋体" w:hAnsi="宋体" w:eastAsia="宋体" w:cs="宋体"/>
          <w:b w:val="0"/>
          <w:bCs/>
          <w:kern w:val="2"/>
          <w:sz w:val="24"/>
          <w:szCs w:val="24"/>
          <w:lang w:val="en-US" w:eastAsia="zh-Hans" w:bidi="ar-SA"/>
        </w:rPr>
        <w:t>事由，所有平台的赔偿款项均</w:t>
      </w:r>
      <w:r>
        <w:rPr>
          <w:rFonts w:hint="eastAsia" w:ascii="宋体" w:hAnsi="宋体" w:eastAsia="宋体" w:cs="宋体"/>
          <w:b w:val="0"/>
          <w:bCs/>
          <w:kern w:val="2"/>
          <w:sz w:val="24"/>
          <w:szCs w:val="24"/>
          <w:lang w:val="en-US" w:eastAsia="zh-CN" w:bidi="ar-SA"/>
        </w:rPr>
        <w:t>归乙方所有。</w:t>
      </w:r>
    </w:p>
    <w:p>
      <w:pPr>
        <w:keepNext w:val="0"/>
        <w:keepLines w:val="0"/>
        <w:pageBreakBefore w:val="0"/>
        <w:widowControl w:val="0"/>
        <w:numPr>
          <w:ilvl w:val="0"/>
          <w:numId w:val="0"/>
        </w:numPr>
        <w:kinsoku/>
        <w:wordWrap/>
        <w:overflowPunct/>
        <w:topLinePunct w:val="0"/>
        <w:autoSpaceDE/>
        <w:autoSpaceDN/>
        <w:bidi w:val="0"/>
        <w:adjustRightInd/>
        <w:snapToGrid/>
        <w:spacing w:beforeLines="0" w:afterLines="0" w:line="360" w:lineRule="auto"/>
        <w:ind w:firstLine="480" w:firstLineChars="200"/>
        <w:jc w:val="both"/>
        <w:textAlignment w:val="auto"/>
        <w:rPr>
          <w:rFonts w:hint="default" w:ascii="宋体" w:hAnsi="宋体" w:eastAsia="宋体" w:cs="宋体"/>
          <w:b w:val="0"/>
          <w:bCs/>
          <w:kern w:val="2"/>
          <w:sz w:val="24"/>
          <w:szCs w:val="24"/>
          <w:lang w:val="en-US" w:eastAsia="zh-CN" w:bidi="ar-SA"/>
        </w:rPr>
      </w:pPr>
      <w:r>
        <w:rPr>
          <w:rFonts w:hint="default" w:ascii="宋体" w:hAnsi="宋体" w:eastAsia="宋体" w:cs="宋体"/>
          <w:b w:val="0"/>
          <w:bCs/>
          <w:kern w:val="2"/>
          <w:sz w:val="24"/>
          <w:szCs w:val="24"/>
          <w:lang w:eastAsia="zh-CN" w:bidi="ar-SA"/>
        </w:rPr>
        <w:t>5.</w:t>
      </w:r>
      <w:r>
        <w:rPr>
          <w:rFonts w:hint="eastAsia" w:ascii="宋体" w:hAnsi="宋体" w:eastAsia="宋体" w:cs="宋体"/>
          <w:b w:val="0"/>
          <w:bCs/>
          <w:kern w:val="2"/>
          <w:sz w:val="24"/>
          <w:szCs w:val="24"/>
          <w:lang w:val="en-US" w:eastAsia="zh-Hans" w:bidi="ar-SA"/>
        </w:rPr>
        <w:t>甲方同意</w:t>
      </w:r>
      <w:r>
        <w:rPr>
          <w:rFonts w:hint="eastAsia" w:ascii="宋体" w:hAnsi="宋体" w:eastAsia="宋体" w:cs="宋体"/>
          <w:b w:val="0"/>
          <w:bCs/>
          <w:kern w:val="2"/>
          <w:sz w:val="24"/>
          <w:szCs w:val="24"/>
          <w:lang w:val="en-US" w:eastAsia="zh-CN" w:bidi="ar-SA"/>
        </w:rPr>
        <w:t>乙方</w:t>
      </w:r>
      <w:r>
        <w:rPr>
          <w:rFonts w:hint="eastAsia" w:ascii="宋体" w:hAnsi="宋体" w:eastAsia="宋体" w:cs="宋体"/>
          <w:b w:val="0"/>
          <w:bCs/>
          <w:kern w:val="2"/>
          <w:sz w:val="24"/>
          <w:szCs w:val="24"/>
          <w:lang w:val="en-US" w:eastAsia="zh-Hans" w:bidi="ar-SA"/>
        </w:rPr>
        <w:t>有权自主决定</w:t>
      </w:r>
      <w:r>
        <w:rPr>
          <w:rFonts w:hint="eastAsia" w:ascii="宋体" w:hAnsi="宋体" w:eastAsia="宋体" w:cs="宋体"/>
          <w:b w:val="0"/>
          <w:bCs/>
          <w:kern w:val="2"/>
          <w:sz w:val="24"/>
          <w:szCs w:val="24"/>
          <w:lang w:val="en-US" w:eastAsia="zh-CN" w:bidi="ar-SA"/>
        </w:rPr>
        <w:t>将店铺</w:t>
      </w:r>
      <w:r>
        <w:rPr>
          <w:rFonts w:hint="eastAsia" w:ascii="宋体" w:hAnsi="宋体" w:eastAsia="宋体" w:cs="宋体"/>
          <w:b w:val="0"/>
          <w:bCs/>
          <w:kern w:val="2"/>
          <w:sz w:val="24"/>
          <w:szCs w:val="24"/>
          <w:lang w:val="en-US" w:eastAsia="zh-Hans" w:bidi="ar-SA"/>
        </w:rPr>
        <w:t>转租</w:t>
      </w:r>
      <w:r>
        <w:rPr>
          <w:rFonts w:hint="eastAsia" w:ascii="宋体" w:hAnsi="宋体" w:eastAsia="宋体" w:cs="宋体"/>
          <w:b w:val="0"/>
          <w:bCs/>
          <w:kern w:val="2"/>
          <w:sz w:val="24"/>
          <w:szCs w:val="24"/>
          <w:lang w:val="en-US" w:eastAsia="zh-CN" w:bidi="ar-SA"/>
        </w:rPr>
        <w:t>给任何第三方，甲方需无条件配合办理相关手续及提供相关材料。</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ins w:id="20" w:author="CY/" w:date="2023-05-18T20:16:56Z"/>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6</w:t>
      </w:r>
      <w:r>
        <w:rPr>
          <w:rFonts w:hint="eastAsia" w:ascii="宋体" w:hAnsi="宋体" w:eastAsia="宋体" w:cs="宋体"/>
          <w:b w:val="0"/>
          <w:bCs/>
          <w:kern w:val="2"/>
          <w:sz w:val="24"/>
          <w:szCs w:val="24"/>
          <w:lang w:val="en-US" w:eastAsia="zh-Hans" w:bidi="ar-SA"/>
        </w:rPr>
        <w:t>.甲方在店铺交付给乙方后</w:t>
      </w:r>
      <w:r>
        <w:rPr>
          <w:rFonts w:hint="eastAsia" w:ascii="宋体" w:hAnsi="宋体" w:eastAsia="宋体" w:cs="宋体"/>
          <w:b w:val="0"/>
          <w:bCs/>
          <w:kern w:val="2"/>
          <w:sz w:val="24"/>
          <w:szCs w:val="24"/>
          <w:lang w:val="en-US" w:eastAsia="zh-CN" w:bidi="ar-SA"/>
        </w:rPr>
        <w:t>，亚马逊</w:t>
      </w:r>
      <w:r>
        <w:rPr>
          <w:rFonts w:hint="eastAsia" w:ascii="宋体" w:hAnsi="宋体" w:eastAsia="宋体" w:cs="宋体"/>
          <w:b w:val="0"/>
          <w:bCs/>
          <w:kern w:val="2"/>
          <w:sz w:val="24"/>
          <w:szCs w:val="24"/>
          <w:lang w:val="en-US" w:eastAsia="zh-Hans" w:bidi="ar-SA"/>
        </w:rPr>
        <w:t>平台的店铺</w:t>
      </w:r>
      <w:r>
        <w:rPr>
          <w:rFonts w:hint="eastAsia" w:ascii="宋体" w:hAnsi="宋体" w:eastAsia="宋体" w:cs="宋体"/>
          <w:b w:val="0"/>
          <w:bCs/>
          <w:kern w:val="2"/>
          <w:sz w:val="24"/>
          <w:szCs w:val="24"/>
          <w:lang w:val="en-US" w:eastAsia="zh-CN" w:bidi="ar-SA"/>
        </w:rPr>
        <w:t>商号名称</w:t>
      </w:r>
      <w:r>
        <w:rPr>
          <w:rFonts w:hint="eastAsia" w:ascii="宋体" w:hAnsi="宋体" w:eastAsia="宋体" w:cs="宋体"/>
          <w:b w:val="0"/>
          <w:bCs/>
          <w:kern w:val="2"/>
          <w:sz w:val="24"/>
          <w:szCs w:val="24"/>
          <w:lang w:val="en-US" w:eastAsia="zh-Hans" w:bidi="ar-SA"/>
        </w:rPr>
        <w:t>如何进行处置（</w:t>
      </w:r>
      <w:r>
        <w:rPr>
          <w:rFonts w:hint="eastAsia" w:ascii="宋体" w:hAnsi="宋体" w:eastAsia="宋体" w:cs="宋体"/>
          <w:b w:val="0"/>
          <w:bCs/>
          <w:kern w:val="2"/>
          <w:sz w:val="24"/>
          <w:szCs w:val="24"/>
          <w:lang w:val="en-US" w:eastAsia="zh-CN" w:bidi="ar-SA"/>
        </w:rPr>
        <w:t>或延用原名称</w:t>
      </w:r>
      <w:ins w:id="21" w:author="CY/" w:date="2023-07-19T14:00:18Z">
        <w:r>
          <w:rPr>
            <w:rFonts w:hint="eastAsia" w:ascii="宋体" w:hAnsi="宋体" w:eastAsia="宋体" w:cs="宋体"/>
            <w:b w:val="0"/>
            <w:bCs/>
            <w:kern w:val="2"/>
            <w:sz w:val="24"/>
            <w:szCs w:val="24"/>
            <w:lang w:val="en-US" w:eastAsia="zh-CN" w:bidi="ar-SA"/>
          </w:rPr>
          <w:t>，或</w:t>
        </w:r>
      </w:ins>
      <w:r>
        <w:rPr>
          <w:rFonts w:hint="eastAsia" w:ascii="宋体" w:hAnsi="宋体" w:eastAsia="宋体" w:cs="宋体"/>
          <w:b w:val="0"/>
          <w:bCs/>
          <w:kern w:val="2"/>
          <w:sz w:val="24"/>
          <w:szCs w:val="24"/>
          <w:lang w:val="en-US" w:eastAsia="zh-CN" w:bidi="ar-SA"/>
        </w:rPr>
        <w:t>变更名称</w:t>
      </w:r>
      <w:r>
        <w:rPr>
          <w:rFonts w:hint="eastAsia" w:ascii="宋体" w:hAnsi="宋体" w:eastAsia="宋体" w:cs="宋体"/>
          <w:b w:val="0"/>
          <w:bCs/>
          <w:kern w:val="2"/>
          <w:sz w:val="24"/>
          <w:szCs w:val="24"/>
          <w:lang w:val="en-US" w:eastAsia="zh-Hans" w:bidi="ar-SA"/>
        </w:rPr>
        <w:t>）均由</w:t>
      </w:r>
      <w:r>
        <w:rPr>
          <w:rFonts w:hint="eastAsia" w:ascii="宋体" w:hAnsi="宋体" w:eastAsia="宋体" w:cs="宋体"/>
          <w:b w:val="0"/>
          <w:bCs/>
          <w:kern w:val="2"/>
          <w:sz w:val="24"/>
          <w:szCs w:val="24"/>
          <w:lang w:val="en-US" w:eastAsia="zh-CN" w:bidi="ar-SA"/>
        </w:rPr>
        <w:t>乙方</w:t>
      </w:r>
      <w:r>
        <w:rPr>
          <w:rFonts w:hint="eastAsia" w:ascii="宋体" w:hAnsi="宋体" w:eastAsia="宋体" w:cs="宋体"/>
          <w:b w:val="0"/>
          <w:bCs/>
          <w:kern w:val="2"/>
          <w:sz w:val="24"/>
          <w:szCs w:val="24"/>
          <w:lang w:val="en-US" w:eastAsia="zh-Hans" w:bidi="ar-SA"/>
        </w:rPr>
        <w:t>自主决定</w:t>
      </w:r>
      <w:r>
        <w:rPr>
          <w:rFonts w:hint="eastAsia" w:ascii="宋体" w:hAnsi="宋体" w:eastAsia="宋体" w:cs="宋体"/>
          <w:b w:val="0"/>
          <w:bCs/>
          <w:kern w:val="2"/>
          <w:sz w:val="24"/>
          <w:szCs w:val="24"/>
          <w:lang w:val="en-US" w:eastAsia="zh-CN" w:bidi="ar-SA"/>
        </w:rPr>
        <w:t>，甲方</w:t>
      </w:r>
      <w:r>
        <w:rPr>
          <w:rFonts w:hint="eastAsia" w:ascii="宋体" w:hAnsi="宋体" w:eastAsia="宋体" w:cs="宋体"/>
          <w:b w:val="0"/>
          <w:bCs/>
          <w:kern w:val="2"/>
          <w:sz w:val="24"/>
          <w:szCs w:val="24"/>
          <w:lang w:val="en-US" w:eastAsia="zh-Hans" w:bidi="ar-SA"/>
        </w:rPr>
        <w:t>无权干涉</w:t>
      </w:r>
      <w:r>
        <w:rPr>
          <w:rFonts w:hint="eastAsia" w:ascii="宋体" w:hAnsi="宋体" w:eastAsia="宋体" w:cs="宋体"/>
          <w:b w:val="0"/>
          <w:bCs/>
          <w:kern w:val="2"/>
          <w:sz w:val="24"/>
          <w:szCs w:val="24"/>
          <w:lang w:val="en-US" w:eastAsia="zh-CN" w:bidi="ar-SA"/>
        </w:rPr>
        <w:t>。乙方</w:t>
      </w:r>
      <w:r>
        <w:rPr>
          <w:rFonts w:hint="eastAsia" w:ascii="宋体" w:hAnsi="宋体" w:eastAsia="宋体" w:cs="宋体"/>
          <w:b w:val="0"/>
          <w:bCs/>
          <w:kern w:val="2"/>
          <w:sz w:val="24"/>
          <w:szCs w:val="24"/>
          <w:lang w:val="en-US" w:eastAsia="zh-Hans" w:bidi="ar-SA"/>
        </w:rPr>
        <w:t>经营所产生</w:t>
      </w:r>
      <w:r>
        <w:rPr>
          <w:rFonts w:hint="eastAsia" w:ascii="宋体" w:hAnsi="宋体" w:eastAsia="宋体" w:cs="宋体"/>
          <w:b w:val="0"/>
          <w:bCs/>
          <w:kern w:val="2"/>
          <w:sz w:val="24"/>
          <w:szCs w:val="24"/>
          <w:lang w:val="en-US" w:eastAsia="zh-CN" w:bidi="ar-SA"/>
        </w:rPr>
        <w:t>的一切成果</w:t>
      </w:r>
      <w:r>
        <w:rPr>
          <w:rFonts w:hint="eastAsia" w:ascii="宋体" w:hAnsi="宋体" w:eastAsia="宋体" w:cs="宋体"/>
          <w:b w:val="0"/>
          <w:bCs/>
          <w:kern w:val="2"/>
          <w:sz w:val="24"/>
          <w:szCs w:val="24"/>
          <w:lang w:val="en-US" w:eastAsia="zh-Hans" w:bidi="ar-SA"/>
        </w:rPr>
        <w:t>均</w:t>
      </w:r>
      <w:r>
        <w:rPr>
          <w:rFonts w:hint="eastAsia" w:ascii="宋体" w:hAnsi="宋体" w:eastAsia="宋体" w:cs="宋体"/>
          <w:b w:val="0"/>
          <w:bCs/>
          <w:kern w:val="2"/>
          <w:sz w:val="24"/>
          <w:szCs w:val="24"/>
          <w:lang w:val="en-US" w:eastAsia="zh-CN" w:bidi="ar-SA"/>
        </w:rPr>
        <w:t>归乙方</w:t>
      </w:r>
      <w:r>
        <w:rPr>
          <w:rFonts w:hint="eastAsia" w:ascii="宋体" w:hAnsi="宋体" w:eastAsia="宋体" w:cs="宋体"/>
          <w:b w:val="0"/>
          <w:bCs/>
          <w:kern w:val="2"/>
          <w:sz w:val="24"/>
          <w:szCs w:val="24"/>
          <w:lang w:val="en-US" w:eastAsia="zh-Hans" w:bidi="ar-SA"/>
        </w:rPr>
        <w:t>单独</w:t>
      </w:r>
      <w:r>
        <w:rPr>
          <w:rFonts w:hint="eastAsia" w:ascii="宋体" w:hAnsi="宋体" w:eastAsia="宋体" w:cs="宋体"/>
          <w:b w:val="0"/>
          <w:bCs/>
          <w:kern w:val="2"/>
          <w:sz w:val="24"/>
          <w:szCs w:val="24"/>
          <w:lang w:val="en-US" w:eastAsia="zh-CN" w:bidi="ar-SA"/>
        </w:rPr>
        <w:t>所有，与甲方无关，且甲方</w:t>
      </w:r>
      <w:r>
        <w:rPr>
          <w:rFonts w:hint="eastAsia" w:ascii="宋体" w:hAnsi="宋体" w:eastAsia="宋体" w:cs="宋体"/>
          <w:b w:val="0"/>
          <w:bCs/>
          <w:kern w:val="2"/>
          <w:sz w:val="24"/>
          <w:szCs w:val="24"/>
          <w:lang w:val="en-US" w:eastAsia="zh-Hans" w:bidi="ar-SA"/>
        </w:rPr>
        <w:t>不得对此主张任何权益</w:t>
      </w:r>
      <w:r>
        <w:rPr>
          <w:rFonts w:hint="eastAsia" w:ascii="宋体" w:hAnsi="宋体" w:eastAsia="宋体" w:cs="宋体"/>
          <w:b w:val="0"/>
          <w:bCs/>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kern w:val="2"/>
          <w:sz w:val="24"/>
          <w:szCs w:val="24"/>
          <w:lang w:val="en-US" w:eastAsia="zh-CN" w:bidi="ar-SA"/>
        </w:rPr>
      </w:pPr>
      <w:ins w:id="22" w:author="CY/" w:date="2023-05-18T20:17:03Z">
        <w:r>
          <w:rPr>
            <w:rFonts w:hint="eastAsia" w:ascii="宋体" w:hAnsi="宋体" w:eastAsia="宋体" w:cs="宋体"/>
            <w:b w:val="0"/>
            <w:bCs/>
            <w:kern w:val="2"/>
            <w:sz w:val="24"/>
            <w:szCs w:val="24"/>
            <w:lang w:val="en-US" w:eastAsia="zh-CN" w:bidi="ar-SA"/>
          </w:rPr>
          <w:t>7</w:t>
        </w:r>
      </w:ins>
      <w:ins w:id="23" w:author="CY/" w:date="2023-05-18T20:17:01Z">
        <w:r>
          <w:rPr>
            <w:rFonts w:hint="eastAsia" w:ascii="宋体" w:hAnsi="宋体" w:eastAsia="宋体" w:cs="宋体"/>
            <w:b w:val="0"/>
            <w:bCs/>
            <w:kern w:val="2"/>
            <w:sz w:val="24"/>
            <w:szCs w:val="24"/>
            <w:lang w:val="en-US" w:eastAsia="zh-Hans" w:bidi="ar-SA"/>
          </w:rPr>
          <w:t>.</w:t>
        </w:r>
      </w:ins>
      <w:ins w:id="24" w:author="CY/" w:date="2023-05-20T16:58:08Z">
        <w:r>
          <w:rPr>
            <w:rFonts w:hint="eastAsia" w:ascii="宋体" w:hAnsi="宋体" w:eastAsia="宋体" w:cs="宋体"/>
            <w:b w:val="0"/>
            <w:bCs/>
            <w:kern w:val="2"/>
            <w:sz w:val="24"/>
            <w:szCs w:val="24"/>
            <w:lang w:val="en-US" w:eastAsia="zh-CN" w:bidi="ar-SA"/>
          </w:rPr>
          <w:t>如因乙方经营过程中所产生的纠纷并最终导致店铺被平台关停，则甲方同意乙方以其已实际支付租金的30%承担责任。</w:t>
        </w:r>
      </w:ins>
    </w:p>
    <w:p>
      <w:pPr>
        <w:pStyle w:val="6"/>
        <w:keepNext w:val="0"/>
        <w:keepLines w:val="0"/>
        <w:pageBreakBefore w:val="0"/>
        <w:widowControl w:val="0"/>
        <w:numPr>
          <w:ilvl w:val="0"/>
          <w:numId w:val="0"/>
        </w:numPr>
        <w:kinsoku/>
        <w:wordWrap/>
        <w:overflowPunct/>
        <w:topLinePunct w:val="0"/>
        <w:autoSpaceDE/>
        <w:autoSpaceDN/>
        <w:bidi w:val="0"/>
        <w:adjustRightInd/>
        <w:snapToGrid/>
        <w:spacing w:before="157" w:beforeLines="50" w:beforeAutospacing="0" w:after="0" w:afterLines="0" w:afterAutospacing="0" w:line="360" w:lineRule="auto"/>
        <w:ind w:firstLine="482" w:firstLineChars="200"/>
        <w:textAlignment w:val="auto"/>
        <w:rPr>
          <w:rFonts w:hint="eastAsia" w:ascii="宋体" w:hAnsi="宋体" w:eastAsia="宋体" w:cs="宋体"/>
          <w:b/>
          <w:bCs w:val="0"/>
          <w:kern w:val="2"/>
          <w:sz w:val="24"/>
          <w:szCs w:val="24"/>
          <w:lang w:val="en-US" w:eastAsia="zh-CN" w:bidi="ar-SA"/>
        </w:rPr>
      </w:pPr>
      <w:r>
        <w:rPr>
          <w:rFonts w:hint="eastAsia" w:ascii="宋体" w:hAnsi="宋体" w:eastAsia="宋体" w:cs="宋体"/>
          <w:b/>
          <w:bCs w:val="0"/>
          <w:kern w:val="2"/>
          <w:sz w:val="24"/>
          <w:szCs w:val="24"/>
          <w:lang w:val="en-US" w:eastAsia="zh-CN" w:bidi="ar-SA"/>
        </w:rPr>
        <w:t>五、违约责任</w:t>
      </w:r>
    </w:p>
    <w:p>
      <w:pPr>
        <w:pStyle w:val="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1</w:t>
      </w:r>
      <w:r>
        <w:rPr>
          <w:rFonts w:hint="eastAsia" w:ascii="宋体" w:hAnsi="宋体" w:eastAsia="宋体" w:cs="宋体"/>
          <w:color w:val="000000"/>
          <w:sz w:val="24"/>
          <w:szCs w:val="24"/>
          <w:lang w:val="en-US" w:eastAsia="zh-Hans"/>
        </w:rPr>
        <w:t>.</w:t>
      </w:r>
      <w:r>
        <w:rPr>
          <w:rFonts w:hint="eastAsia" w:ascii="宋体" w:hAnsi="宋体" w:eastAsia="宋体" w:cs="宋体"/>
          <w:color w:val="000000"/>
          <w:sz w:val="24"/>
          <w:szCs w:val="24"/>
        </w:rPr>
        <w:t>乙方逾期</w:t>
      </w:r>
      <w:r>
        <w:rPr>
          <w:rFonts w:hint="eastAsia" w:ascii="宋体" w:hAnsi="宋体" w:eastAsia="宋体" w:cs="宋体"/>
          <w:color w:val="000000"/>
          <w:sz w:val="24"/>
          <w:szCs w:val="24"/>
          <w:lang w:val="en-US" w:eastAsia="zh-Hans"/>
        </w:rPr>
        <w:t>支付租金</w:t>
      </w:r>
      <w:r>
        <w:rPr>
          <w:rFonts w:hint="eastAsia" w:ascii="宋体" w:hAnsi="宋体" w:eastAsia="宋体" w:cs="宋体"/>
          <w:color w:val="000000"/>
          <w:sz w:val="24"/>
          <w:szCs w:val="24"/>
        </w:rPr>
        <w:t>的，</w:t>
      </w:r>
      <w:r>
        <w:rPr>
          <w:rFonts w:hint="eastAsia" w:ascii="宋体" w:hAnsi="宋体" w:eastAsia="宋体" w:cs="宋体"/>
          <w:color w:val="000000"/>
          <w:sz w:val="24"/>
          <w:szCs w:val="24"/>
          <w:lang w:val="en-US" w:eastAsia="zh-CN"/>
        </w:rPr>
        <w:t>甲方有权不提供相关材料</w:t>
      </w:r>
      <w:r>
        <w:rPr>
          <w:rFonts w:hint="eastAsia" w:ascii="宋体" w:hAnsi="宋体" w:eastAsia="宋体" w:cs="宋体"/>
          <w:color w:val="000000"/>
          <w:sz w:val="24"/>
          <w:szCs w:val="24"/>
        </w:rPr>
        <w:t>。逾期超过</w:t>
      </w:r>
      <w:r>
        <w:rPr>
          <w:rFonts w:hint="eastAsia" w:ascii="宋体" w:hAnsi="宋体" w:eastAsia="宋体" w:cs="宋体"/>
          <w:color w:val="000000"/>
          <w:sz w:val="24"/>
          <w:szCs w:val="24"/>
          <w:u w:val="single"/>
        </w:rPr>
        <w:t> 十五 </w:t>
      </w:r>
      <w:r>
        <w:rPr>
          <w:rFonts w:hint="eastAsia" w:ascii="宋体" w:hAnsi="宋体" w:eastAsia="宋体" w:cs="宋体"/>
          <w:color w:val="000000"/>
          <w:sz w:val="24"/>
          <w:szCs w:val="24"/>
        </w:rPr>
        <w:t>日的，甲方有权解除本合同。</w:t>
      </w:r>
    </w:p>
    <w:p>
      <w:pPr>
        <w:pStyle w:val="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2</w:t>
      </w:r>
      <w:r>
        <w:rPr>
          <w:rFonts w:hint="eastAsia" w:ascii="宋体" w:hAnsi="宋体" w:eastAsia="宋体" w:cs="宋体"/>
          <w:color w:val="000000"/>
          <w:sz w:val="24"/>
          <w:szCs w:val="24"/>
          <w:lang w:val="en-US" w:eastAsia="zh-Hans"/>
        </w:rPr>
        <w:t>.</w:t>
      </w:r>
      <w:r>
        <w:rPr>
          <w:rFonts w:hint="eastAsia" w:ascii="宋体" w:hAnsi="宋体" w:eastAsia="宋体" w:cs="宋体"/>
          <w:color w:val="000000"/>
          <w:sz w:val="24"/>
          <w:szCs w:val="24"/>
        </w:rPr>
        <w:t>甲方逾期交付</w:t>
      </w:r>
      <w:r>
        <w:rPr>
          <w:rFonts w:hint="eastAsia" w:ascii="宋体" w:hAnsi="宋体" w:eastAsia="宋体" w:cs="宋体"/>
          <w:color w:val="000000"/>
          <w:sz w:val="24"/>
          <w:szCs w:val="24"/>
          <w:lang w:val="en-US" w:eastAsia="zh-Hans"/>
        </w:rPr>
        <w:t>店铺相关的任何资料</w:t>
      </w:r>
      <w:r>
        <w:rPr>
          <w:rFonts w:hint="eastAsia" w:ascii="宋体" w:hAnsi="宋体" w:eastAsia="宋体" w:cs="宋体"/>
          <w:color w:val="000000"/>
          <w:sz w:val="24"/>
          <w:szCs w:val="24"/>
        </w:rPr>
        <w:t>，每逾期一天，应</w:t>
      </w:r>
      <w:r>
        <w:rPr>
          <w:rFonts w:hint="eastAsia" w:ascii="宋体" w:hAnsi="宋体" w:eastAsia="宋体" w:cs="宋体"/>
          <w:color w:val="000000"/>
          <w:sz w:val="24"/>
          <w:szCs w:val="24"/>
          <w:lang w:val="en-US" w:eastAsia="zh-Hans"/>
        </w:rPr>
        <w:t>按租金</w:t>
      </w:r>
      <w:r>
        <w:rPr>
          <w:rFonts w:hint="eastAsia" w:ascii="宋体" w:hAnsi="宋体" w:eastAsia="宋体" w:cs="宋体"/>
          <w:color w:val="000000"/>
          <w:sz w:val="24"/>
          <w:szCs w:val="24"/>
        </w:rPr>
        <w:t>的</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u w:val="single"/>
          <w:lang w:val="en-US" w:eastAsia="zh-Hans"/>
        </w:rPr>
        <w:t>千分之三</w:t>
      </w:r>
      <w:r>
        <w:rPr>
          <w:rFonts w:hint="eastAsia" w:ascii="宋体" w:hAnsi="宋体" w:eastAsia="宋体" w:cs="宋体"/>
          <w:color w:val="000000"/>
          <w:sz w:val="24"/>
          <w:szCs w:val="24"/>
          <w:u w:val="single"/>
        </w:rPr>
        <w:t> </w:t>
      </w:r>
      <w:r>
        <w:rPr>
          <w:rFonts w:hint="eastAsia" w:ascii="宋体" w:hAnsi="宋体" w:eastAsia="宋体" w:cs="宋体"/>
          <w:color w:val="000000"/>
          <w:sz w:val="24"/>
          <w:szCs w:val="24"/>
        </w:rPr>
        <w:t>向乙方支付违约金，同时仍应</w:t>
      </w:r>
      <w:r>
        <w:rPr>
          <w:rFonts w:hint="eastAsia" w:ascii="宋体" w:hAnsi="宋体" w:eastAsia="宋体" w:cs="宋体"/>
          <w:color w:val="000000"/>
          <w:sz w:val="24"/>
          <w:szCs w:val="24"/>
          <w:lang w:val="en-US" w:eastAsia="zh-Hans"/>
        </w:rPr>
        <w:t>及时</w:t>
      </w:r>
      <w:r>
        <w:rPr>
          <w:rFonts w:hint="eastAsia" w:ascii="宋体" w:hAnsi="宋体" w:eastAsia="宋体" w:cs="宋体"/>
          <w:color w:val="000000"/>
          <w:sz w:val="24"/>
          <w:szCs w:val="24"/>
        </w:rPr>
        <w:t>履行交付义务。逾期超过</w:t>
      </w:r>
      <w:r>
        <w:rPr>
          <w:rFonts w:hint="eastAsia" w:ascii="宋体" w:hAnsi="宋体" w:eastAsia="宋体" w:cs="宋体"/>
          <w:color w:val="000000"/>
          <w:sz w:val="24"/>
          <w:szCs w:val="24"/>
          <w:u w:val="single"/>
        </w:rPr>
        <w:t> 十五天 </w:t>
      </w:r>
      <w:r>
        <w:rPr>
          <w:rFonts w:hint="eastAsia" w:ascii="宋体" w:hAnsi="宋体" w:eastAsia="宋体" w:cs="宋体"/>
          <w:color w:val="000000"/>
          <w:sz w:val="24"/>
          <w:szCs w:val="24"/>
        </w:rPr>
        <w:t>的，乙方有权解除合同</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Hans"/>
        </w:rPr>
        <w:t>甲方需退回乙方所支付的全部租金，</w:t>
      </w:r>
      <w:r>
        <w:rPr>
          <w:rFonts w:hint="eastAsia" w:ascii="宋体" w:hAnsi="宋体" w:eastAsia="宋体" w:cs="宋体"/>
          <w:color w:val="000000"/>
          <w:sz w:val="24"/>
          <w:szCs w:val="24"/>
        </w:rPr>
        <w:t>并</w:t>
      </w:r>
      <w:r>
        <w:rPr>
          <w:rFonts w:hint="eastAsia" w:ascii="宋体" w:hAnsi="宋体" w:eastAsia="宋体" w:cs="宋体"/>
          <w:color w:val="000000"/>
          <w:sz w:val="24"/>
          <w:szCs w:val="24"/>
          <w:lang w:val="en-US" w:eastAsia="zh-Hans"/>
        </w:rPr>
        <w:t>赔付乙方</w:t>
      </w:r>
      <w:r>
        <w:rPr>
          <w:rFonts w:hint="eastAsia" w:ascii="宋体" w:hAnsi="宋体" w:eastAsia="宋体" w:cs="宋体"/>
          <w:color w:val="000000"/>
          <w:sz w:val="24"/>
          <w:szCs w:val="24"/>
        </w:rPr>
        <w:t>违约金</w:t>
      </w:r>
      <w:r>
        <w:rPr>
          <w:rFonts w:hint="default" w:ascii="宋体" w:hAnsi="宋体" w:eastAsia="宋体" w:cs="宋体"/>
          <w:color w:val="000000"/>
          <w:sz w:val="24"/>
          <w:szCs w:val="24"/>
          <w:u w:val="single"/>
        </w:rPr>
        <w:t xml:space="preserve">       </w:t>
      </w:r>
      <w:r>
        <w:rPr>
          <w:rFonts w:hint="eastAsia" w:ascii="宋体" w:hAnsi="宋体" w:eastAsia="宋体" w:cs="宋体"/>
          <w:color w:val="000000"/>
          <w:sz w:val="24"/>
          <w:szCs w:val="24"/>
          <w:u w:val="none"/>
          <w:lang w:val="en-US" w:eastAsia="zh-Hans"/>
        </w:rPr>
        <w:t>元</w:t>
      </w:r>
      <w:r>
        <w:rPr>
          <w:rFonts w:hint="eastAsia" w:ascii="宋体" w:hAnsi="宋体" w:eastAsia="宋体" w:cs="宋体"/>
          <w:color w:val="000000"/>
          <w:sz w:val="24"/>
          <w:szCs w:val="24"/>
        </w:rPr>
        <w:t>。</w:t>
      </w:r>
    </w:p>
    <w:p>
      <w:pPr>
        <w:pStyle w:val="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rPr>
      </w:pPr>
      <w:r>
        <w:rPr>
          <w:rFonts w:hint="eastAsia" w:ascii="宋体" w:hAnsi="宋体" w:eastAsia="宋体" w:cs="宋体"/>
          <w:color w:val="000000"/>
          <w:sz w:val="24"/>
          <w:szCs w:val="24"/>
          <w:lang w:val="en-US" w:eastAsia="zh-CN"/>
        </w:rPr>
        <w:t>3</w:t>
      </w:r>
      <w:r>
        <w:rPr>
          <w:rFonts w:hint="eastAsia" w:ascii="宋体" w:hAnsi="宋体" w:eastAsia="宋体" w:cs="宋体"/>
          <w:color w:val="000000"/>
          <w:sz w:val="24"/>
          <w:szCs w:val="24"/>
          <w:lang w:val="en-US" w:eastAsia="zh-Hans"/>
        </w:rPr>
        <w:t>.如</w:t>
      </w:r>
      <w:r>
        <w:rPr>
          <w:rFonts w:hint="eastAsia" w:ascii="宋体" w:hAnsi="宋体" w:eastAsia="宋体" w:cs="宋体"/>
          <w:color w:val="000000"/>
          <w:sz w:val="24"/>
          <w:szCs w:val="24"/>
        </w:rPr>
        <w:t>甲方违约</w:t>
      </w:r>
      <w:r>
        <w:rPr>
          <w:rFonts w:hint="eastAsia" w:ascii="宋体" w:hAnsi="宋体" w:eastAsia="宋体" w:cs="宋体"/>
          <w:color w:val="000000"/>
          <w:sz w:val="24"/>
          <w:szCs w:val="24"/>
          <w:lang w:val="en-US" w:eastAsia="zh-Hans"/>
        </w:rPr>
        <w:t>提前收回</w:t>
      </w:r>
      <w:r>
        <w:rPr>
          <w:rFonts w:hint="eastAsia" w:ascii="宋体" w:hAnsi="宋体" w:eastAsia="宋体" w:cs="宋体"/>
          <w:color w:val="000000"/>
          <w:sz w:val="24"/>
          <w:szCs w:val="24"/>
        </w:rPr>
        <w:t>店铺，或</w:t>
      </w:r>
      <w:r>
        <w:rPr>
          <w:rFonts w:hint="eastAsia" w:ascii="宋体" w:hAnsi="宋体" w:eastAsia="宋体" w:cs="宋体"/>
          <w:color w:val="000000"/>
          <w:sz w:val="24"/>
          <w:szCs w:val="24"/>
          <w:lang w:val="en-US" w:eastAsia="zh-Hans"/>
        </w:rPr>
        <w:t>出现任何</w:t>
      </w:r>
      <w:r>
        <w:rPr>
          <w:rFonts w:hint="eastAsia" w:ascii="宋体" w:hAnsi="宋体" w:eastAsia="宋体" w:cs="宋体"/>
          <w:color w:val="000000"/>
          <w:sz w:val="24"/>
          <w:szCs w:val="24"/>
        </w:rPr>
        <w:t>导致乙方无法</w:t>
      </w:r>
      <w:r>
        <w:rPr>
          <w:rFonts w:hint="eastAsia" w:ascii="宋体" w:hAnsi="宋体" w:eastAsia="宋体" w:cs="宋体"/>
          <w:color w:val="000000"/>
          <w:sz w:val="24"/>
          <w:szCs w:val="24"/>
          <w:lang w:val="en-US" w:eastAsia="zh-Hans"/>
        </w:rPr>
        <w:t>使用</w:t>
      </w:r>
      <w:r>
        <w:rPr>
          <w:rFonts w:hint="eastAsia" w:ascii="宋体" w:hAnsi="宋体" w:eastAsia="宋体" w:cs="宋体"/>
          <w:color w:val="000000"/>
          <w:sz w:val="24"/>
          <w:szCs w:val="24"/>
        </w:rPr>
        <w:t>该店铺</w:t>
      </w:r>
      <w:r>
        <w:rPr>
          <w:rFonts w:hint="eastAsia" w:ascii="宋体" w:hAnsi="宋体" w:eastAsia="宋体" w:cs="宋体"/>
          <w:color w:val="000000"/>
          <w:sz w:val="24"/>
          <w:szCs w:val="24"/>
          <w:lang w:val="en-US" w:eastAsia="zh-Hans"/>
        </w:rPr>
        <w:t>的情形</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包括但不限于</w:t>
      </w:r>
      <w:r>
        <w:rPr>
          <w:rFonts w:hint="eastAsia" w:ascii="宋体" w:hAnsi="宋体" w:eastAsia="宋体" w:cs="宋体"/>
          <w:color w:val="000000"/>
          <w:sz w:val="24"/>
          <w:szCs w:val="24"/>
          <w:lang w:val="en-US" w:eastAsia="zh-Hans"/>
        </w:rPr>
        <w:t>甲方无店铺的合法授权、甲方违反</w:t>
      </w:r>
      <w:r>
        <w:rPr>
          <w:rFonts w:hint="eastAsia" w:ascii="宋体" w:hAnsi="宋体" w:eastAsia="宋体" w:cs="宋体"/>
          <w:color w:val="000000"/>
          <w:sz w:val="24"/>
          <w:szCs w:val="24"/>
          <w:lang w:val="en-US" w:eastAsia="zh-CN"/>
        </w:rPr>
        <w:t>本协议第三条、二次</w:t>
      </w:r>
      <w:r>
        <w:rPr>
          <w:rFonts w:hint="default" w:ascii="宋体" w:hAnsi="宋体" w:eastAsia="宋体" w:cs="宋体"/>
          <w:color w:val="000000"/>
          <w:sz w:val="24"/>
          <w:szCs w:val="24"/>
          <w:lang w:eastAsia="zh-CN"/>
        </w:rPr>
        <w:t>租赁</w:t>
      </w:r>
      <w:r>
        <w:rPr>
          <w:rFonts w:hint="eastAsia" w:ascii="宋体" w:hAnsi="宋体" w:eastAsia="宋体" w:cs="宋体"/>
          <w:color w:val="000000"/>
          <w:sz w:val="24"/>
          <w:szCs w:val="24"/>
          <w:lang w:val="en-US" w:eastAsia="zh-CN"/>
        </w:rPr>
        <w:t>、乙方无法</w:t>
      </w:r>
      <w:r>
        <w:rPr>
          <w:rFonts w:hint="eastAsia" w:ascii="宋体" w:hAnsi="宋体" w:eastAsia="宋体" w:cs="宋体"/>
          <w:color w:val="000000"/>
          <w:sz w:val="24"/>
          <w:szCs w:val="24"/>
          <w:lang w:val="en-US" w:eastAsia="zh-Hans"/>
        </w:rPr>
        <w:t>收取经营收入</w:t>
      </w:r>
      <w:r>
        <w:rPr>
          <w:rFonts w:hint="eastAsia" w:ascii="宋体" w:hAnsi="宋体" w:eastAsia="宋体" w:cs="宋体"/>
          <w:color w:val="000000"/>
          <w:sz w:val="24"/>
          <w:szCs w:val="24"/>
          <w:lang w:val="en-US" w:eastAsia="zh-CN"/>
        </w:rPr>
        <w:t>款项等</w:t>
      </w:r>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rPr>
        <w:t>，乙方有权解除本合同，甲方</w:t>
      </w:r>
      <w:r>
        <w:rPr>
          <w:rFonts w:hint="eastAsia" w:ascii="宋体" w:hAnsi="宋体" w:eastAsia="宋体" w:cs="宋体"/>
          <w:color w:val="000000"/>
          <w:sz w:val="24"/>
          <w:szCs w:val="24"/>
          <w:lang w:val="en-US" w:eastAsia="zh-Hans"/>
        </w:rPr>
        <w:t>需</w:t>
      </w:r>
      <w:r>
        <w:rPr>
          <w:rFonts w:hint="eastAsia" w:ascii="宋体" w:hAnsi="宋体" w:eastAsia="宋体" w:cs="宋体"/>
          <w:color w:val="000000"/>
          <w:sz w:val="24"/>
          <w:szCs w:val="24"/>
        </w:rPr>
        <w:t>退回乙方支付的全部款项，</w:t>
      </w:r>
      <w:ins w:id="25" w:author="CY/" w:date="2023-05-12T14:18:03Z">
        <w:r>
          <w:rPr>
            <w:rFonts w:hint="eastAsia" w:ascii="宋体" w:hAnsi="宋体" w:eastAsia="宋体" w:cs="宋体"/>
            <w:color w:val="000000"/>
            <w:sz w:val="24"/>
            <w:szCs w:val="24"/>
            <w:lang w:val="en-US" w:eastAsia="zh-Hans"/>
          </w:rPr>
          <w:t>同时甲方需向乙方赔付</w:t>
        </w:r>
      </w:ins>
      <w:ins w:id="26" w:author="CY/" w:date="2023-05-12T14:18:03Z">
        <w:r>
          <w:rPr>
            <w:rFonts w:hint="eastAsia" w:ascii="宋体" w:hAnsi="宋体" w:eastAsia="宋体" w:cs="宋体"/>
            <w:color w:val="000000"/>
            <w:sz w:val="24"/>
            <w:szCs w:val="24"/>
            <w:lang w:val="en-US" w:eastAsia="zh-CN"/>
          </w:rPr>
          <w:t>店铺的货物及余额亏损</w:t>
        </w:r>
      </w:ins>
      <w:r>
        <w:rPr>
          <w:rFonts w:hint="eastAsia" w:ascii="宋体" w:hAnsi="宋体" w:eastAsia="宋体" w:cs="宋体"/>
          <w:color w:val="auto"/>
          <w:sz w:val="24"/>
          <w:szCs w:val="24"/>
        </w:rPr>
        <w:t>。</w:t>
      </w:r>
    </w:p>
    <w:p>
      <w:pPr>
        <w:pStyle w:val="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4</w:t>
      </w:r>
      <w:r>
        <w:rPr>
          <w:rFonts w:hint="eastAsia" w:ascii="宋体" w:hAnsi="宋体" w:eastAsia="宋体" w:cs="宋体"/>
          <w:color w:val="000000"/>
          <w:sz w:val="24"/>
          <w:szCs w:val="24"/>
          <w:lang w:val="en-US" w:eastAsia="zh-Hans"/>
        </w:rPr>
        <w:t>.</w:t>
      </w:r>
      <w:r>
        <w:rPr>
          <w:rFonts w:hint="eastAsia" w:ascii="宋体" w:hAnsi="宋体" w:eastAsia="宋体" w:cs="宋体"/>
          <w:color w:val="000000"/>
          <w:sz w:val="24"/>
          <w:szCs w:val="24"/>
          <w:lang w:val="en-US" w:eastAsia="zh-CN"/>
        </w:rPr>
        <w:t>任何一方</w:t>
      </w:r>
      <w:r>
        <w:rPr>
          <w:rFonts w:hint="eastAsia" w:ascii="宋体" w:hAnsi="宋体" w:eastAsia="宋体" w:cs="宋体"/>
          <w:color w:val="000000"/>
          <w:sz w:val="24"/>
          <w:szCs w:val="24"/>
          <w:lang w:val="en-US" w:eastAsia="zh-Hans"/>
        </w:rPr>
        <w:t>如有违反本协议的约定</w:t>
      </w:r>
      <w:r>
        <w:rPr>
          <w:rFonts w:hint="eastAsia" w:ascii="宋体" w:hAnsi="宋体" w:eastAsia="宋体" w:cs="宋体"/>
          <w:color w:val="000000"/>
          <w:sz w:val="24"/>
          <w:szCs w:val="24"/>
          <w:lang w:val="en-US" w:eastAsia="zh-CN"/>
        </w:rPr>
        <w:t>，</w:t>
      </w:r>
      <w:r>
        <w:rPr>
          <w:rFonts w:hint="eastAsia" w:ascii="宋体" w:hAnsi="宋体" w:eastAsia="宋体" w:cs="宋体"/>
          <w:color w:val="000000"/>
          <w:sz w:val="24"/>
          <w:szCs w:val="24"/>
          <w:lang w:val="en-US" w:eastAsia="zh-Hans"/>
        </w:rPr>
        <w:t>违约方除</w:t>
      </w:r>
      <w:ins w:id="27" w:author="CY/" w:date="2023-07-19T14:00:25Z">
        <w:r>
          <w:rPr>
            <w:rFonts w:hint="eastAsia" w:ascii="宋体" w:hAnsi="宋体" w:eastAsia="宋体" w:cs="宋体"/>
            <w:color w:val="000000"/>
            <w:sz w:val="24"/>
            <w:szCs w:val="24"/>
            <w:lang w:val="en-US" w:eastAsia="zh-CN"/>
          </w:rPr>
          <w:t>承担</w:t>
        </w:r>
      </w:ins>
      <w:r>
        <w:rPr>
          <w:rFonts w:hint="eastAsia" w:ascii="宋体" w:hAnsi="宋体" w:eastAsia="宋体" w:cs="宋体"/>
          <w:color w:val="000000"/>
          <w:sz w:val="24"/>
          <w:szCs w:val="24"/>
          <w:lang w:val="en-US" w:eastAsia="zh-Hans"/>
        </w:rPr>
        <w:t>相应违约责任以外，还需</w:t>
      </w:r>
      <w:r>
        <w:rPr>
          <w:rFonts w:hint="eastAsia" w:ascii="宋体" w:hAnsi="宋体" w:eastAsia="宋体" w:cs="宋体"/>
          <w:color w:val="000000"/>
          <w:sz w:val="24"/>
          <w:szCs w:val="24"/>
          <w:lang w:val="en-US" w:eastAsia="zh-CN"/>
        </w:rPr>
        <w:t>承担守约方因</w:t>
      </w:r>
      <w:r>
        <w:rPr>
          <w:rFonts w:hint="eastAsia" w:ascii="宋体" w:hAnsi="宋体" w:eastAsia="宋体" w:cs="宋体"/>
          <w:color w:val="000000"/>
          <w:sz w:val="24"/>
          <w:szCs w:val="24"/>
          <w:lang w:val="en-US" w:eastAsia="zh-Hans"/>
        </w:rPr>
        <w:t>维权所支出</w:t>
      </w:r>
      <w:r>
        <w:rPr>
          <w:rFonts w:hint="eastAsia" w:ascii="宋体" w:hAnsi="宋体" w:eastAsia="宋体" w:cs="宋体"/>
          <w:color w:val="000000"/>
          <w:sz w:val="24"/>
          <w:szCs w:val="24"/>
          <w:lang w:val="en-US" w:eastAsia="zh-CN"/>
        </w:rPr>
        <w:t>的</w:t>
      </w:r>
      <w:r>
        <w:rPr>
          <w:rFonts w:hint="eastAsia" w:ascii="宋体" w:hAnsi="宋体" w:eastAsia="宋体" w:cs="宋体"/>
          <w:color w:val="000000"/>
          <w:sz w:val="24"/>
          <w:szCs w:val="24"/>
          <w:lang w:val="en-US" w:eastAsia="zh-Hans"/>
        </w:rPr>
        <w:t>全部</w:t>
      </w:r>
      <w:r>
        <w:rPr>
          <w:rFonts w:hint="eastAsia" w:ascii="宋体" w:hAnsi="宋体" w:eastAsia="宋体" w:cs="宋体"/>
          <w:color w:val="000000"/>
          <w:sz w:val="24"/>
          <w:szCs w:val="24"/>
          <w:lang w:val="en-US" w:eastAsia="zh-CN"/>
        </w:rPr>
        <w:t>费用，包括但不限于律师费、诉讼费、保全费、</w:t>
      </w:r>
      <w:r>
        <w:rPr>
          <w:rFonts w:hint="eastAsia" w:ascii="宋体" w:hAnsi="宋体" w:eastAsia="宋体" w:cs="宋体"/>
          <w:color w:val="000000"/>
          <w:sz w:val="24"/>
          <w:szCs w:val="24"/>
          <w:lang w:val="en-US" w:eastAsia="zh-Hans"/>
        </w:rPr>
        <w:t>诉讼保全责任险保</w:t>
      </w:r>
      <w:r>
        <w:rPr>
          <w:rFonts w:hint="eastAsia" w:ascii="宋体" w:hAnsi="宋体" w:eastAsia="宋体" w:cs="宋体"/>
          <w:color w:val="000000"/>
          <w:sz w:val="24"/>
          <w:szCs w:val="24"/>
          <w:lang w:val="en-US" w:eastAsia="zh-CN"/>
        </w:rPr>
        <w:t>费、鉴定费、公证费</w:t>
      </w:r>
      <w:r>
        <w:rPr>
          <w:rFonts w:hint="eastAsia" w:ascii="宋体" w:hAnsi="宋体" w:eastAsia="宋体" w:cs="宋体"/>
          <w:color w:val="000000"/>
          <w:sz w:val="24"/>
          <w:szCs w:val="24"/>
          <w:lang w:val="en-US" w:eastAsia="zh-Hans"/>
        </w:rPr>
        <w:t>、差旅费</w:t>
      </w:r>
      <w:r>
        <w:rPr>
          <w:rFonts w:hint="eastAsia" w:ascii="宋体" w:hAnsi="宋体" w:eastAsia="宋体" w:cs="宋体"/>
          <w:color w:val="000000"/>
          <w:sz w:val="24"/>
          <w:szCs w:val="24"/>
          <w:lang w:val="en-US" w:eastAsia="zh-CN"/>
        </w:rPr>
        <w:t>等费用。</w:t>
      </w:r>
    </w:p>
    <w:p>
      <w:pPr>
        <w:pStyle w:val="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2" w:firstLineChars="200"/>
        <w:textAlignment w:val="auto"/>
        <w:rPr>
          <w:rFonts w:hint="default"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六、争议解决</w:t>
      </w:r>
    </w:p>
    <w:p>
      <w:pPr>
        <w:pStyle w:val="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因本协议引起的或与本协议有关的任何争议，由协议双方协商解决，也可由有关部门调解。协商或调解不成的，双方均可依法向乙方所在地有管辖权的人民法院起诉。</w:t>
      </w:r>
    </w:p>
    <w:p>
      <w:pPr>
        <w:pStyle w:val="6"/>
        <w:keepNext w:val="0"/>
        <w:keepLines w:val="0"/>
        <w:pageBreakBefore w:val="0"/>
        <w:widowControl w:val="0"/>
        <w:numPr>
          <w:ilvl w:val="0"/>
          <w:numId w:val="0"/>
        </w:numPr>
        <w:kinsoku/>
        <w:wordWrap/>
        <w:overflowPunct/>
        <w:topLinePunct w:val="0"/>
        <w:autoSpaceDE/>
        <w:autoSpaceDN/>
        <w:bidi w:val="0"/>
        <w:adjustRightInd/>
        <w:snapToGrid/>
        <w:spacing w:before="0" w:beforeAutospacing="0" w:after="0" w:afterAutospacing="0" w:line="360" w:lineRule="auto"/>
        <w:ind w:firstLine="480" w:firstLineChars="200"/>
        <w:textAlignment w:val="auto"/>
        <w:rPr>
          <w:rFonts w:hint="eastAsia" w:ascii="宋体" w:hAnsi="宋体" w:eastAsia="宋体" w:cs="宋体"/>
          <w:color w:val="000000"/>
          <w:sz w:val="24"/>
          <w:szCs w:val="24"/>
          <w:lang w:val="en-US" w:eastAsia="zh-CN"/>
        </w:rPr>
      </w:pPr>
      <w:r>
        <w:rPr>
          <w:rFonts w:hint="eastAsia" w:ascii="宋体" w:hAnsi="宋体" w:eastAsia="宋体" w:cs="宋体"/>
          <w:color w:val="000000"/>
          <w:sz w:val="24"/>
          <w:szCs w:val="24"/>
          <w:lang w:val="en-US" w:eastAsia="zh-CN"/>
        </w:rPr>
        <w:t>本</w:t>
      </w:r>
      <w:r>
        <w:rPr>
          <w:rFonts w:hint="eastAsia" w:ascii="宋体" w:hAnsi="宋体" w:eastAsia="宋体" w:cs="宋体"/>
          <w:color w:val="000000"/>
          <w:sz w:val="24"/>
          <w:szCs w:val="24"/>
          <w:lang w:val="en-US" w:eastAsia="zh-Hans"/>
        </w:rPr>
        <w:t>协议</w:t>
      </w:r>
      <w:r>
        <w:rPr>
          <w:rFonts w:hint="eastAsia" w:ascii="宋体" w:hAnsi="宋体" w:eastAsia="宋体" w:cs="宋体"/>
          <w:color w:val="000000"/>
          <w:sz w:val="24"/>
          <w:szCs w:val="24"/>
          <w:lang w:val="en-US" w:eastAsia="zh-CN"/>
        </w:rPr>
        <w:t>项下的通知均以中国邮政特快专递方式（EMS）或电子邮件或微信发送扫描文件的方式寄送本合同页首所载之对方地址</w:t>
      </w:r>
      <w:bookmarkStart w:id="0" w:name="_GoBack"/>
      <w:bookmarkEnd w:id="0"/>
      <w:r>
        <w:rPr>
          <w:rFonts w:hint="eastAsia" w:ascii="宋体" w:hAnsi="宋体" w:eastAsia="宋体" w:cs="宋体"/>
          <w:color w:val="000000"/>
          <w:sz w:val="24"/>
          <w:szCs w:val="24"/>
          <w:lang w:val="en-US" w:eastAsia="zh-CN"/>
        </w:rPr>
        <w:t>（该地址亦为双方各自指定的司法诉讼文书送达地址），EMS付邮第三日或电子邮件投递指定邮箱或微信文件发送成功当日视为送达（对方签收日期早于前述日期的，则以对方实际签收日期为送达日期）。如一方联系方式发生变更，应及时书面通知对方，否则发往原地址第三日即视为送达。</w:t>
      </w:r>
    </w:p>
    <w:p>
      <w:pPr>
        <w:pStyle w:val="6"/>
        <w:keepNext w:val="0"/>
        <w:keepLines w:val="0"/>
        <w:pageBreakBefore w:val="0"/>
        <w:widowControl w:val="0"/>
        <w:numPr>
          <w:ilvl w:val="0"/>
          <w:numId w:val="1"/>
        </w:numPr>
        <w:kinsoku/>
        <w:wordWrap/>
        <w:overflowPunct/>
        <w:topLinePunct w:val="0"/>
        <w:autoSpaceDE/>
        <w:autoSpaceDN/>
        <w:bidi w:val="0"/>
        <w:adjustRightInd/>
        <w:snapToGrid/>
        <w:spacing w:before="157" w:beforeLines="50" w:beforeAutospacing="0" w:after="0" w:afterLines="0" w:afterAutospacing="0" w:line="360" w:lineRule="auto"/>
        <w:ind w:firstLine="482" w:firstLineChars="200"/>
        <w:textAlignment w:val="auto"/>
        <w:rPr>
          <w:rFonts w:hint="eastAsia" w:ascii="宋体" w:hAnsi="宋体" w:eastAsia="宋体" w:cs="宋体"/>
          <w:b/>
          <w:bCs/>
          <w:color w:val="000000"/>
          <w:sz w:val="24"/>
          <w:szCs w:val="24"/>
          <w:lang w:val="en-US" w:eastAsia="zh-CN"/>
        </w:rPr>
      </w:pPr>
      <w:r>
        <w:rPr>
          <w:rFonts w:hint="eastAsia" w:ascii="宋体" w:hAnsi="宋体" w:eastAsia="宋体" w:cs="宋体"/>
          <w:b/>
          <w:bCs/>
          <w:color w:val="000000"/>
          <w:sz w:val="24"/>
          <w:szCs w:val="24"/>
          <w:lang w:val="en-US" w:eastAsia="zh-CN"/>
        </w:rPr>
        <w:t>其他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1本合同一式两份（扫描件、传真件有效），甲乙双方各执一份，具有同样法律效力，自双方盖章之日起生效。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kern w:val="2"/>
          <w:sz w:val="24"/>
          <w:szCs w:val="24"/>
          <w:lang w:val="en-US" w:eastAsia="zh-CN" w:bidi="ar-SA"/>
        </w:rPr>
      </w:pPr>
      <w:r>
        <w:rPr>
          <w:rFonts w:hint="eastAsia" w:ascii="宋体" w:hAnsi="宋体" w:eastAsia="宋体" w:cs="宋体"/>
          <w:b w:val="0"/>
          <w:bCs/>
          <w:kern w:val="2"/>
          <w:sz w:val="24"/>
          <w:szCs w:val="24"/>
          <w:lang w:val="en-US" w:eastAsia="zh-CN" w:bidi="ar-SA"/>
        </w:rPr>
        <w:t>2</w:t>
      </w:r>
      <w:r>
        <w:rPr>
          <w:rFonts w:hint="eastAsia" w:ascii="宋体" w:hAnsi="宋体" w:eastAsia="宋体" w:cs="宋体"/>
          <w:b w:val="0"/>
          <w:bCs/>
          <w:kern w:val="2"/>
          <w:sz w:val="24"/>
          <w:szCs w:val="24"/>
          <w:lang w:val="en-US" w:eastAsia="zh-Hans" w:bidi="ar-SA"/>
        </w:rPr>
        <w:t>.</w:t>
      </w:r>
      <w:r>
        <w:rPr>
          <w:rFonts w:hint="eastAsia" w:ascii="宋体" w:hAnsi="宋体" w:eastAsia="宋体" w:cs="宋体"/>
          <w:b w:val="0"/>
          <w:bCs/>
          <w:kern w:val="2"/>
          <w:sz w:val="24"/>
          <w:szCs w:val="24"/>
          <w:lang w:val="en-US" w:eastAsia="zh-CN" w:bidi="ar-SA"/>
        </w:rPr>
        <w:t>甲方承诺：</w:t>
      </w:r>
      <w:r>
        <w:rPr>
          <w:rFonts w:hint="eastAsia" w:ascii="宋体" w:hAnsi="宋体" w:eastAsia="宋体" w:cs="宋体"/>
          <w:b w:val="0"/>
          <w:bCs/>
          <w:kern w:val="2"/>
          <w:sz w:val="24"/>
          <w:szCs w:val="24"/>
          <w:lang w:val="en-US" w:eastAsia="zh-Hans" w:bidi="ar-SA"/>
        </w:rPr>
        <w:t>甲方在签署本协议前已实际合法取得店铺所有权人的合法授权，甲方有权全权处理该店铺的出租事宜</w:t>
      </w:r>
      <w:r>
        <w:rPr>
          <w:rFonts w:hint="eastAsia" w:ascii="宋体" w:hAnsi="宋体" w:eastAsia="宋体" w:cs="宋体"/>
          <w:b w:val="0"/>
          <w:bCs/>
          <w:kern w:val="2"/>
          <w:sz w:val="24"/>
          <w:szCs w:val="24"/>
          <w:lang w:val="en-US" w:eastAsia="zh-CN" w:bidi="ar-SA"/>
        </w:rPr>
        <w:t>，如</w:t>
      </w:r>
      <w:r>
        <w:rPr>
          <w:rFonts w:hint="eastAsia" w:ascii="宋体" w:hAnsi="宋体" w:eastAsia="宋体" w:cs="宋体"/>
          <w:b w:val="0"/>
          <w:bCs/>
          <w:kern w:val="2"/>
          <w:sz w:val="24"/>
          <w:szCs w:val="24"/>
          <w:lang w:val="en-US" w:eastAsia="zh-Hans" w:bidi="ar-SA"/>
        </w:rPr>
        <w:t>因甲方提供店铺的</w:t>
      </w:r>
      <w:r>
        <w:rPr>
          <w:rFonts w:hint="eastAsia" w:ascii="宋体" w:hAnsi="宋体" w:eastAsia="宋体" w:cs="宋体"/>
          <w:b w:val="0"/>
          <w:bCs/>
          <w:kern w:val="2"/>
          <w:sz w:val="24"/>
          <w:szCs w:val="24"/>
          <w:lang w:val="en-US" w:eastAsia="zh-CN" w:bidi="ar-SA"/>
        </w:rPr>
        <w:t>相关资料</w:t>
      </w:r>
      <w:r>
        <w:rPr>
          <w:rFonts w:hint="eastAsia" w:ascii="宋体" w:hAnsi="宋体" w:eastAsia="宋体" w:cs="宋体"/>
          <w:b w:val="0"/>
          <w:bCs/>
          <w:kern w:val="2"/>
          <w:sz w:val="24"/>
          <w:szCs w:val="24"/>
          <w:lang w:val="en-US" w:eastAsia="zh-Hans" w:bidi="ar-SA"/>
        </w:rPr>
        <w:t>存在任何不真实或违法的情形，由甲方承担全部法律责任</w:t>
      </w:r>
      <w:r>
        <w:rPr>
          <w:rFonts w:hint="eastAsia" w:ascii="宋体" w:hAnsi="宋体" w:eastAsia="宋体" w:cs="宋体"/>
          <w:b w:val="0"/>
          <w:bCs/>
          <w:kern w:val="2"/>
          <w:sz w:val="24"/>
          <w:szCs w:val="24"/>
          <w:lang w:val="en-US" w:eastAsia="zh-CN" w:bidi="ar-SA"/>
        </w:rPr>
        <w:t>。</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kern w:val="2"/>
          <w:sz w:val="24"/>
          <w:szCs w:val="24"/>
          <w:lang w:val="en-US" w:eastAsia="zh-CN" w:bidi="ar-SA"/>
        </w:rPr>
      </w:pPr>
    </w:p>
    <w:p>
      <w:pPr>
        <w:pStyle w:val="6"/>
        <w:spacing w:before="0" w:beforeAutospacing="0" w:after="0" w:afterAutospacing="0" w:line="360" w:lineRule="auto"/>
        <w:jc w:val="center"/>
        <w:rPr>
          <w:rFonts w:ascii="宋体" w:hAnsi="宋体" w:cs="宋体"/>
          <w:b/>
          <w:color w:val="000000"/>
          <w:sz w:val="24"/>
        </w:rPr>
      </w:pPr>
      <w:r>
        <w:rPr>
          <w:rFonts w:hint="eastAsia" w:ascii="宋体" w:hAnsi="宋体" w:cs="宋体"/>
          <w:b/>
          <w:color w:val="000000"/>
          <w:sz w:val="24"/>
          <w:lang w:val="en-US" w:eastAsia="zh-Hans"/>
        </w:rPr>
        <w:t>以下无正文，</w:t>
      </w:r>
      <w:r>
        <w:rPr>
          <w:rFonts w:ascii="宋体" w:hAnsi="宋体" w:cs="宋体"/>
          <w:b/>
          <w:color w:val="000000"/>
          <w:sz w:val="24"/>
        </w:rPr>
        <w:t>甲乙双方确认已充分理解本合同的内容，并自行承担法律风险。</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kern w:val="2"/>
          <w:sz w:val="24"/>
          <w:szCs w:val="24"/>
          <w:lang w:val="en-US" w:eastAsia="zh-CN" w:bidi="ar-SA"/>
        </w:rPr>
      </w:pPr>
    </w:p>
    <w:p>
      <w:pPr>
        <w:pStyle w:val="6"/>
        <w:spacing w:before="0" w:beforeAutospacing="0" w:after="0" w:afterAutospacing="0"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签署时间：    年    月    日</w:t>
      </w:r>
    </w:p>
    <w:p>
      <w:pPr>
        <w:pStyle w:val="6"/>
        <w:spacing w:before="0" w:beforeAutospacing="0" w:after="0" w:afterAutospacing="0" w:line="360" w:lineRule="auto"/>
        <w:rPr>
          <w:ins w:id="28" w:author="CY/" w:date="2023-07-19T13:52:48Z"/>
          <w:rFonts w:hint="eastAsia" w:ascii="宋体" w:hAnsi="宋体" w:eastAsia="宋体" w:cs="宋体"/>
          <w:sz w:val="24"/>
          <w:szCs w:val="24"/>
          <w:lang w:eastAsia="zh-CN"/>
        </w:rPr>
      </w:pPr>
    </w:p>
    <w:p>
      <w:pPr>
        <w:pStyle w:val="6"/>
        <w:spacing w:before="0" w:beforeAutospacing="0" w:after="0" w:afterAutospacing="0" w:line="360" w:lineRule="auto"/>
        <w:rPr>
          <w:rFonts w:hint="eastAsia" w:ascii="宋体" w:hAnsi="宋体" w:eastAsia="宋体" w:cs="宋体"/>
          <w:color w:val="000000"/>
          <w:sz w:val="24"/>
          <w:szCs w:val="24"/>
        </w:rPr>
      </w:pPr>
      <w:r>
        <w:rPr>
          <w:rFonts w:hint="eastAsia" w:ascii="宋体" w:hAnsi="宋体" w:eastAsia="宋体" w:cs="宋体"/>
          <w:b/>
          <w:color w:val="000000"/>
          <w:sz w:val="24"/>
          <w:szCs w:val="24"/>
        </w:rPr>
        <w:t>甲方（盖章）：</w:t>
      </w:r>
    </w:p>
    <w:p>
      <w:pPr>
        <w:pStyle w:val="6"/>
        <w:spacing w:before="0" w:beforeAutospacing="0" w:after="0" w:afterAutospacing="0"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法定代表人或授权代表（签字）：</w:t>
      </w:r>
    </w:p>
    <w:p>
      <w:pPr>
        <w:pStyle w:val="6"/>
        <w:spacing w:before="0" w:beforeAutospacing="0" w:after="0" w:afterAutospacing="0" w:line="360" w:lineRule="auto"/>
        <w:rPr>
          <w:ins w:id="29" w:author="CY/" w:date="2023-07-19T13:52:48Z"/>
          <w:rFonts w:hint="eastAsia" w:ascii="宋体" w:hAnsi="宋体" w:eastAsia="宋体" w:cs="宋体"/>
          <w:sz w:val="24"/>
          <w:szCs w:val="24"/>
          <w:lang w:eastAsia="zh-CN"/>
        </w:rPr>
      </w:pPr>
    </w:p>
    <w:p>
      <w:pPr>
        <w:pStyle w:val="6"/>
        <w:spacing w:before="0" w:beforeAutospacing="0" w:after="0" w:afterAutospacing="0" w:line="360" w:lineRule="auto"/>
        <w:rPr>
          <w:rFonts w:hint="eastAsia" w:ascii="宋体" w:hAnsi="宋体" w:eastAsia="宋体" w:cs="宋体"/>
          <w:color w:val="000000"/>
          <w:sz w:val="24"/>
          <w:szCs w:val="24"/>
        </w:rPr>
      </w:pPr>
      <w:r>
        <w:rPr>
          <w:rFonts w:hint="eastAsia" w:ascii="宋体" w:hAnsi="宋体" w:eastAsia="宋体" w:cs="宋体"/>
          <w:b/>
          <w:color w:val="000000"/>
          <w:sz w:val="24"/>
          <w:szCs w:val="24"/>
        </w:rPr>
        <w:t>乙方（盖章）：</w:t>
      </w:r>
    </w:p>
    <w:p>
      <w:pPr>
        <w:pStyle w:val="6"/>
        <w:spacing w:before="0" w:beforeAutospacing="0" w:after="0" w:afterAutospacing="0" w:line="360" w:lineRule="auto"/>
        <w:rPr>
          <w:rFonts w:hint="eastAsia" w:ascii="宋体" w:hAnsi="宋体" w:eastAsia="宋体" w:cs="宋体"/>
          <w:color w:val="000000"/>
          <w:sz w:val="24"/>
          <w:szCs w:val="24"/>
        </w:rPr>
      </w:pPr>
      <w:r>
        <w:rPr>
          <w:rFonts w:hint="eastAsia" w:ascii="宋体" w:hAnsi="宋体" w:eastAsia="宋体" w:cs="宋体"/>
          <w:color w:val="000000"/>
          <w:sz w:val="24"/>
          <w:szCs w:val="24"/>
        </w:rPr>
        <w:t>法定代表人或授权代表（签字）：</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80" w:firstLineChars="200"/>
        <w:jc w:val="both"/>
        <w:textAlignment w:val="auto"/>
        <w:rPr>
          <w:rFonts w:hint="eastAsia" w:ascii="宋体" w:hAnsi="宋体" w:eastAsia="宋体" w:cs="宋体"/>
          <w:b w:val="0"/>
          <w:bCs/>
          <w:kern w:val="2"/>
          <w:sz w:val="24"/>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DejaVu Sans">
    <w:altName w:val="Times New Roman"/>
    <w:panose1 w:val="02020603050405020304"/>
    <w:charset w:val="00"/>
    <w:family w:val="roman"/>
    <w:pitch w:val="default"/>
    <w:sig w:usb0="00000000" w:usb1="00000000" w:usb2="00000008" w:usb3="00000000" w:csb0="000001FF" w:csb1="00000000"/>
  </w:font>
  <w:font w:name="方正黑体_GBK">
    <w:altName w:val="微软雅黑"/>
    <w:panose1 w:val="02000000000000000000"/>
    <w:charset w:val="00"/>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59E407"/>
    <w:multiLevelType w:val="singleLevel"/>
    <w:tmpl w:val="F559E407"/>
    <w:lvl w:ilvl="0" w:tentative="0">
      <w:start w:val="7"/>
      <w:numFmt w:val="chineseCounting"/>
      <w:suff w:val="nothing"/>
      <w:lvlText w:val="%1、"/>
      <w:lvlJc w:val="left"/>
      <w:rPr>
        <w:rFonts w:hint="eastAsia"/>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CY/">
    <w15:presenceInfo w15:providerId="WPS Office" w15:userId="403598935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revisionView w:markup="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zMTAwMDI4ZmVlYzE1YTIxNGQ3NDlmNmNjZjEwMTkifQ=="/>
  </w:docVars>
  <w:rsids>
    <w:rsidRoot w:val="6E9B285D"/>
    <w:rsid w:val="0197328D"/>
    <w:rsid w:val="0AFF2E86"/>
    <w:rsid w:val="0D103128"/>
    <w:rsid w:val="0E337294"/>
    <w:rsid w:val="117341B7"/>
    <w:rsid w:val="14E44536"/>
    <w:rsid w:val="18E67433"/>
    <w:rsid w:val="1AC75042"/>
    <w:rsid w:val="1D6E79F7"/>
    <w:rsid w:val="1E2A3C1E"/>
    <w:rsid w:val="23B26874"/>
    <w:rsid w:val="2CA84CD4"/>
    <w:rsid w:val="36174C78"/>
    <w:rsid w:val="406628A1"/>
    <w:rsid w:val="43A713E9"/>
    <w:rsid w:val="46DC3FD8"/>
    <w:rsid w:val="47AA76FA"/>
    <w:rsid w:val="49A614DA"/>
    <w:rsid w:val="4B2D7717"/>
    <w:rsid w:val="515B1EB3"/>
    <w:rsid w:val="52FE5822"/>
    <w:rsid w:val="5B977F1E"/>
    <w:rsid w:val="5BF97880"/>
    <w:rsid w:val="600E75A0"/>
    <w:rsid w:val="65D41A9F"/>
    <w:rsid w:val="6AD655DF"/>
    <w:rsid w:val="6E9B285D"/>
    <w:rsid w:val="7459785D"/>
    <w:rsid w:val="74AE6B40"/>
    <w:rsid w:val="74C823B3"/>
    <w:rsid w:val="75F715C5"/>
    <w:rsid w:val="EF5F354E"/>
    <w:rsid w:val="F0EF6760"/>
    <w:rsid w:val="F373EF65"/>
    <w:rsid w:val="F7FF25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semiHidden="0" w:name="heading 2"/>
    <w:lsdException w:qFormat="1" w:unhideWhenUsed="0"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1"/>
    <w:pPr>
      <w:ind w:left="120"/>
      <w:outlineLvl w:val="0"/>
    </w:pPr>
    <w:rPr>
      <w:b/>
      <w:bCs/>
      <w:sz w:val="24"/>
      <w:szCs w:val="2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DejaVu Sans" w:hAnsi="DejaVu Sans" w:eastAsia="方正黑体_GBK"/>
      <w:b/>
      <w:sz w:val="32"/>
    </w:rPr>
  </w:style>
  <w:style w:type="paragraph" w:styleId="4">
    <w:name w:val="heading 3"/>
    <w:basedOn w:val="1"/>
    <w:next w:val="1"/>
    <w:qFormat/>
    <w:uiPriority w:val="9"/>
    <w:pPr>
      <w:keepLines/>
      <w:spacing w:before="280" w:beforeAutospacing="0" w:after="280" w:afterAutospacing="0"/>
      <w:outlineLvl w:val="1"/>
    </w:pPr>
    <w:rPr>
      <w:b/>
      <w:color w:val="000000"/>
      <w:sz w:val="27"/>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237"/>
    </w:pPr>
    <w:rPr>
      <w:sz w:val="21"/>
      <w:szCs w:val="21"/>
    </w:rPr>
  </w:style>
  <w:style w:type="paragraph" w:styleId="6">
    <w:name w:val="Normal (Web)"/>
    <w:basedOn w:val="1"/>
    <w:qFormat/>
    <w:uiPriority w:val="99"/>
    <w:pPr>
      <w:spacing w:before="100" w:beforeAutospacing="1" w:after="100" w:afterAutospacing="1"/>
    </w:p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3001</Words>
  <Characters>3043</Characters>
  <Lines>0</Lines>
  <Paragraphs>0</Paragraphs>
  <TotalTime>45</TotalTime>
  <ScaleCrop>false</ScaleCrop>
  <LinksUpToDate>false</LinksUpToDate>
  <CharactersWithSpaces>3152</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2022-03-09T16:57:00Z</dcterms:created>
  <dc:creator>王子龙</dc:creator>
  <cp:lastModifiedBy>CY/</cp:lastModifiedBy>
  <cp:lastPrinted>2023-05-12T06:19:00Z</cp:lastPrinted>
  <dcterms:modified xsi:type="dcterms:W3CDTF">2023-07-19T06:07:02Z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9F0BBC7C2AA641E3BDED36C02D825C05</vt:lpwstr>
  </property>
</Properties>
</file>